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D5F1E" w14:textId="77777777" w:rsidR="008E47F4" w:rsidRPr="00FE7004" w:rsidRDefault="008E47F4" w:rsidP="00B37A57">
      <w:pPr>
        <w:pStyle w:val="Title"/>
        <w:rPr>
          <w:sz w:val="28"/>
          <w:szCs w:val="28"/>
          <w:rtl/>
          <w:lang w:bidi="ar-EG"/>
        </w:rPr>
      </w:pPr>
    </w:p>
    <w:p w14:paraId="7486C568" w14:textId="77777777" w:rsidR="008E47F4" w:rsidRPr="00FE7004" w:rsidRDefault="008E47F4" w:rsidP="008E47F4">
      <w:pPr>
        <w:pStyle w:val="Title"/>
        <w:jc w:val="center"/>
        <w:rPr>
          <w:b/>
          <w:bCs/>
          <w:sz w:val="28"/>
          <w:szCs w:val="28"/>
        </w:rPr>
      </w:pPr>
      <w:r>
        <w:rPr>
          <w:b/>
          <w:bCs/>
          <w:sz w:val="28"/>
          <w:szCs w:val="28"/>
        </w:rPr>
        <w:t>Egyptian E-Learning University</w:t>
      </w:r>
    </w:p>
    <w:p w14:paraId="715019DE" w14:textId="77777777" w:rsidR="0052175B" w:rsidRPr="00FE7004" w:rsidRDefault="0052175B" w:rsidP="0052175B">
      <w:pPr>
        <w:pStyle w:val="Title"/>
        <w:jc w:val="center"/>
        <w:rPr>
          <w:sz w:val="28"/>
          <w:szCs w:val="28"/>
        </w:rPr>
      </w:pPr>
      <w:r>
        <w:rPr>
          <w:sz w:val="28"/>
          <w:szCs w:val="28"/>
        </w:rPr>
        <w:t>Faculty of Computers &amp; Information Technology</w:t>
      </w:r>
    </w:p>
    <w:p w14:paraId="28FD59DA" w14:textId="77777777" w:rsidR="0052175B" w:rsidRPr="00FE7004" w:rsidRDefault="0052175B" w:rsidP="0052175B">
      <w:pPr>
        <w:pStyle w:val="Title"/>
        <w:rPr>
          <w:sz w:val="28"/>
          <w:szCs w:val="28"/>
        </w:rPr>
      </w:pPr>
    </w:p>
    <w:p w14:paraId="1A6CD1F2" w14:textId="77777777" w:rsidR="0052175B" w:rsidRPr="00FE7004" w:rsidRDefault="0052175B" w:rsidP="0052175B">
      <w:pPr>
        <w:pStyle w:val="Subtitle"/>
        <w:rPr>
          <w:sz w:val="28"/>
        </w:rPr>
      </w:pPr>
      <w:r>
        <w:rPr>
          <w:sz w:val="28"/>
        </w:rPr>
        <w:t>Project title</w:t>
      </w:r>
    </w:p>
    <w:p w14:paraId="5BBEEAE8" w14:textId="77777777" w:rsidR="00CB7192" w:rsidRPr="00FE7004" w:rsidRDefault="00CB7192" w:rsidP="00FE7004">
      <w:pPr>
        <w:pStyle w:val="Heading1"/>
        <w:rPr>
          <w:sz w:val="28"/>
          <w:szCs w:val="28"/>
          <w:lang w:bidi="ar-EG"/>
        </w:rPr>
      </w:pPr>
      <w:r>
        <w:rPr>
          <w:sz w:val="28"/>
          <w:szCs w:val="28"/>
        </w:rPr>
        <w:t xml:space="preserve">                   </w:t>
      </w:r>
      <w:r>
        <w:rPr>
          <w:rFonts w:hint="cs"/>
          <w:sz w:val="28"/>
          <w:szCs w:val="28"/>
          <w:rtl/>
        </w:rPr>
        <w:t xml:space="preserve">       </w:t>
      </w:r>
      <w:r>
        <w:rPr>
          <w:sz w:val="28"/>
          <w:szCs w:val="28"/>
        </w:rPr>
        <w:t xml:space="preserve">               </w:t>
      </w:r>
      <w:bookmarkStart w:id="0" w:name="OLE_LINK7"/>
      <w:r>
        <w:rPr>
          <w:sz w:val="28"/>
          <w:szCs w:val="28"/>
        </w:rPr>
        <w:t xml:space="preserve">  Digital psychiatrist platform</w:t>
      </w:r>
    </w:p>
    <w:bookmarkEnd w:id="0"/>
    <w:p w14:paraId="4646B6C0" w14:textId="77777777" w:rsidR="0052175B" w:rsidRPr="00FE7004" w:rsidRDefault="008E47F4" w:rsidP="008E47F4">
      <w:pPr>
        <w:jc w:val="center"/>
        <w:rPr>
          <w:b/>
          <w:bCs/>
          <w:sz w:val="28"/>
          <w:szCs w:val="28"/>
        </w:rPr>
      </w:pPr>
      <w:proofErr w:type="gramStart"/>
      <w:r>
        <w:rPr>
          <w:b/>
          <w:bCs/>
          <w:sz w:val="28"/>
          <w:szCs w:val="28"/>
        </w:rPr>
        <w:t>By</w:t>
      </w:r>
      <w:proofErr w:type="gramEnd"/>
    </w:p>
    <w:tbl>
      <w:tblPr>
        <w:tblStyle w:val="TableGrid"/>
        <w:tblW w:w="0" w:type="auto"/>
        <w:jc w:val="center"/>
        <w:tblLook w:val="04A0" w:firstRow="1" w:lastRow="0" w:firstColumn="1" w:lastColumn="0" w:noHBand="0" w:noVBand="1"/>
      </w:tblPr>
      <w:tblGrid>
        <w:gridCol w:w="5953"/>
        <w:gridCol w:w="2127"/>
      </w:tblGrid>
      <w:tr w:rsidR="008E47F4" w:rsidRPr="00FE7004" w14:paraId="343A3171" w14:textId="77777777" w:rsidTr="0037687E">
        <w:trPr>
          <w:jc w:val="center"/>
        </w:trPr>
        <w:tc>
          <w:tcPr>
            <w:tcW w:w="5953" w:type="dxa"/>
          </w:tcPr>
          <w:p w14:paraId="21DDAFE1" w14:textId="77777777" w:rsidR="008E47F4" w:rsidRPr="00FE7004" w:rsidRDefault="006B0CEA" w:rsidP="008E47F4">
            <w:pPr>
              <w:jc w:val="left"/>
              <w:rPr>
                <w:sz w:val="28"/>
                <w:szCs w:val="28"/>
                <w:rtl/>
                <w:lang w:bidi="ar-EG"/>
              </w:rPr>
            </w:pPr>
            <w:r>
              <w:rPr>
                <w:sz w:val="28"/>
                <w:szCs w:val="28"/>
              </w:rPr>
              <w:t>Zaki Salah Zaki</w:t>
            </w:r>
            <w:r>
              <w:rPr>
                <w:rFonts w:hint="cs"/>
                <w:sz w:val="28"/>
                <w:szCs w:val="28"/>
                <w:rtl/>
              </w:rPr>
              <w:t xml:space="preserve"> </w:t>
            </w:r>
            <w:r>
              <w:rPr>
                <w:sz w:val="28"/>
                <w:szCs w:val="28"/>
              </w:rPr>
              <w:t>Hashem</w:t>
            </w:r>
          </w:p>
        </w:tc>
        <w:tc>
          <w:tcPr>
            <w:tcW w:w="2127" w:type="dxa"/>
          </w:tcPr>
          <w:p w14:paraId="50B11331" w14:textId="77777777" w:rsidR="008E47F4" w:rsidRPr="00FE7004" w:rsidRDefault="006B0CEA" w:rsidP="008E47F4">
            <w:pPr>
              <w:jc w:val="left"/>
              <w:rPr>
                <w:sz w:val="28"/>
                <w:szCs w:val="28"/>
              </w:rPr>
            </w:pPr>
            <w:r>
              <w:rPr>
                <w:sz w:val="28"/>
                <w:szCs w:val="28"/>
              </w:rPr>
              <w:t>2201049</w:t>
            </w:r>
          </w:p>
        </w:tc>
      </w:tr>
      <w:tr w:rsidR="0037687E" w:rsidRPr="00FE7004" w14:paraId="016789EC" w14:textId="77777777" w:rsidTr="0037687E">
        <w:trPr>
          <w:jc w:val="center"/>
        </w:trPr>
        <w:tc>
          <w:tcPr>
            <w:tcW w:w="5953" w:type="dxa"/>
          </w:tcPr>
          <w:p w14:paraId="37879272" w14:textId="77777777" w:rsidR="0037687E" w:rsidRPr="00FE7004" w:rsidRDefault="006B0CEA" w:rsidP="0037687E">
            <w:pPr>
              <w:jc w:val="left"/>
              <w:rPr>
                <w:sz w:val="28"/>
                <w:szCs w:val="28"/>
                <w:rtl/>
                <w:lang w:bidi="ar-EG"/>
              </w:rPr>
            </w:pPr>
            <w:r>
              <w:rPr>
                <w:sz w:val="28"/>
                <w:szCs w:val="28"/>
                <w:lang w:bidi="ar-EG"/>
              </w:rPr>
              <w:t xml:space="preserve">Mohamed </w:t>
            </w:r>
            <w:proofErr w:type="spellStart"/>
            <w:r>
              <w:rPr>
                <w:sz w:val="28"/>
                <w:szCs w:val="28"/>
                <w:lang w:bidi="ar-EG"/>
              </w:rPr>
              <w:t>Mohamed</w:t>
            </w:r>
            <w:proofErr w:type="spellEnd"/>
            <w:r>
              <w:rPr>
                <w:sz w:val="28"/>
                <w:szCs w:val="28"/>
                <w:lang w:bidi="ar-EG"/>
              </w:rPr>
              <w:t xml:space="preserve"> Abdelzaher Hofny</w:t>
            </w:r>
          </w:p>
        </w:tc>
        <w:tc>
          <w:tcPr>
            <w:tcW w:w="2127" w:type="dxa"/>
          </w:tcPr>
          <w:p w14:paraId="6709E372" w14:textId="77777777" w:rsidR="0037687E" w:rsidRPr="00FE7004" w:rsidRDefault="0084737F" w:rsidP="0037687E">
            <w:pPr>
              <w:jc w:val="left"/>
              <w:rPr>
                <w:sz w:val="28"/>
                <w:szCs w:val="28"/>
              </w:rPr>
            </w:pPr>
            <w:r>
              <w:rPr>
                <w:sz w:val="28"/>
                <w:szCs w:val="28"/>
              </w:rPr>
              <w:t>2201279</w:t>
            </w:r>
          </w:p>
        </w:tc>
      </w:tr>
      <w:tr w:rsidR="0037687E" w:rsidRPr="00FE7004" w14:paraId="1A8D2F01" w14:textId="77777777" w:rsidTr="0037687E">
        <w:trPr>
          <w:jc w:val="center"/>
        </w:trPr>
        <w:tc>
          <w:tcPr>
            <w:tcW w:w="5953" w:type="dxa"/>
          </w:tcPr>
          <w:p w14:paraId="7C22DFB9" w14:textId="77777777" w:rsidR="0037687E" w:rsidRPr="00FE7004" w:rsidRDefault="006B0CEA" w:rsidP="0037687E">
            <w:pPr>
              <w:jc w:val="left"/>
              <w:rPr>
                <w:sz w:val="28"/>
                <w:szCs w:val="28"/>
              </w:rPr>
            </w:pPr>
            <w:r>
              <w:rPr>
                <w:sz w:val="28"/>
                <w:szCs w:val="28"/>
              </w:rPr>
              <w:t>Yahia Hassan Ragab Elsayed</w:t>
            </w:r>
          </w:p>
        </w:tc>
        <w:tc>
          <w:tcPr>
            <w:tcW w:w="2127" w:type="dxa"/>
          </w:tcPr>
          <w:p w14:paraId="60EDB6DD" w14:textId="77777777" w:rsidR="0037687E" w:rsidRPr="00FE7004" w:rsidRDefault="0084737F" w:rsidP="0037687E">
            <w:pPr>
              <w:jc w:val="left"/>
              <w:rPr>
                <w:sz w:val="28"/>
                <w:szCs w:val="28"/>
              </w:rPr>
            </w:pPr>
            <w:r>
              <w:rPr>
                <w:sz w:val="28"/>
                <w:szCs w:val="28"/>
              </w:rPr>
              <w:t>2201267</w:t>
            </w:r>
          </w:p>
        </w:tc>
      </w:tr>
      <w:tr w:rsidR="0037687E" w:rsidRPr="00FE7004" w14:paraId="178FAD8C" w14:textId="77777777" w:rsidTr="0037687E">
        <w:trPr>
          <w:jc w:val="center"/>
        </w:trPr>
        <w:tc>
          <w:tcPr>
            <w:tcW w:w="5953" w:type="dxa"/>
          </w:tcPr>
          <w:p w14:paraId="3550F05D" w14:textId="77777777" w:rsidR="0037687E" w:rsidRPr="00FE7004" w:rsidRDefault="006B0CEA" w:rsidP="0037687E">
            <w:pPr>
              <w:jc w:val="left"/>
              <w:rPr>
                <w:sz w:val="28"/>
                <w:szCs w:val="28"/>
              </w:rPr>
            </w:pPr>
            <w:r>
              <w:rPr>
                <w:sz w:val="28"/>
                <w:szCs w:val="28"/>
              </w:rPr>
              <w:t>Fatma Alkzafy Ahmed Elsayed</w:t>
            </w:r>
          </w:p>
        </w:tc>
        <w:tc>
          <w:tcPr>
            <w:tcW w:w="2127" w:type="dxa"/>
          </w:tcPr>
          <w:p w14:paraId="7D21DFB2" w14:textId="77777777" w:rsidR="0037687E" w:rsidRPr="00FE7004" w:rsidRDefault="0084737F" w:rsidP="0037687E">
            <w:pPr>
              <w:jc w:val="left"/>
              <w:rPr>
                <w:sz w:val="28"/>
                <w:szCs w:val="28"/>
              </w:rPr>
            </w:pPr>
            <w:r>
              <w:rPr>
                <w:sz w:val="28"/>
                <w:szCs w:val="28"/>
              </w:rPr>
              <w:t>2201170</w:t>
            </w:r>
          </w:p>
        </w:tc>
      </w:tr>
      <w:tr w:rsidR="0037687E" w:rsidRPr="00FE7004" w14:paraId="031D64CE" w14:textId="77777777" w:rsidTr="0037687E">
        <w:trPr>
          <w:jc w:val="center"/>
        </w:trPr>
        <w:tc>
          <w:tcPr>
            <w:tcW w:w="5953" w:type="dxa"/>
          </w:tcPr>
          <w:p w14:paraId="7E018D53" w14:textId="77777777" w:rsidR="0037687E" w:rsidRPr="00FE7004" w:rsidRDefault="006B0CEA" w:rsidP="0037687E">
            <w:pPr>
              <w:jc w:val="left"/>
              <w:rPr>
                <w:sz w:val="28"/>
                <w:szCs w:val="28"/>
              </w:rPr>
            </w:pPr>
            <w:r>
              <w:rPr>
                <w:sz w:val="28"/>
                <w:szCs w:val="28"/>
              </w:rPr>
              <w:t>Basma Yousif Elsayed Soliaman</w:t>
            </w:r>
          </w:p>
        </w:tc>
        <w:tc>
          <w:tcPr>
            <w:tcW w:w="2127" w:type="dxa"/>
          </w:tcPr>
          <w:p w14:paraId="1C97B592" w14:textId="77777777" w:rsidR="0037687E" w:rsidRPr="00FE7004" w:rsidRDefault="0084737F" w:rsidP="0037687E">
            <w:pPr>
              <w:jc w:val="left"/>
              <w:rPr>
                <w:sz w:val="28"/>
                <w:szCs w:val="28"/>
              </w:rPr>
            </w:pPr>
            <w:r>
              <w:rPr>
                <w:sz w:val="28"/>
                <w:szCs w:val="28"/>
              </w:rPr>
              <w:t>2201151</w:t>
            </w:r>
          </w:p>
        </w:tc>
      </w:tr>
      <w:tr w:rsidR="0037687E" w:rsidRPr="00FE7004" w14:paraId="1D2B078C" w14:textId="77777777" w:rsidTr="0037687E">
        <w:trPr>
          <w:jc w:val="center"/>
        </w:trPr>
        <w:tc>
          <w:tcPr>
            <w:tcW w:w="5953" w:type="dxa"/>
          </w:tcPr>
          <w:p w14:paraId="19B0E03F" w14:textId="77777777" w:rsidR="0037687E" w:rsidRPr="00FE7004" w:rsidRDefault="006B0CEA" w:rsidP="0037687E">
            <w:pPr>
              <w:jc w:val="left"/>
              <w:rPr>
                <w:sz w:val="28"/>
                <w:szCs w:val="28"/>
              </w:rPr>
            </w:pPr>
            <w:r>
              <w:rPr>
                <w:sz w:val="28"/>
                <w:szCs w:val="28"/>
              </w:rPr>
              <w:t>Mariam Mahmoud Mohamed Mahmoud</w:t>
            </w:r>
          </w:p>
        </w:tc>
        <w:tc>
          <w:tcPr>
            <w:tcW w:w="2127" w:type="dxa"/>
          </w:tcPr>
          <w:p w14:paraId="31978737" w14:textId="77777777" w:rsidR="0037687E" w:rsidRPr="00FE7004" w:rsidRDefault="0084737F" w:rsidP="0037687E">
            <w:pPr>
              <w:jc w:val="left"/>
              <w:rPr>
                <w:sz w:val="28"/>
                <w:szCs w:val="28"/>
              </w:rPr>
            </w:pPr>
            <w:r>
              <w:rPr>
                <w:sz w:val="28"/>
                <w:szCs w:val="28"/>
              </w:rPr>
              <w:t>2201392</w:t>
            </w:r>
          </w:p>
        </w:tc>
      </w:tr>
      <w:tr w:rsidR="0037687E" w:rsidRPr="00FE7004" w14:paraId="75CCEFE4" w14:textId="77777777" w:rsidTr="0037687E">
        <w:trPr>
          <w:jc w:val="center"/>
        </w:trPr>
        <w:tc>
          <w:tcPr>
            <w:tcW w:w="5953" w:type="dxa"/>
          </w:tcPr>
          <w:p w14:paraId="16CD530A" w14:textId="77777777" w:rsidR="0037687E" w:rsidRPr="00FE7004" w:rsidRDefault="006B0CEA" w:rsidP="0037687E">
            <w:pPr>
              <w:jc w:val="left"/>
              <w:rPr>
                <w:sz w:val="28"/>
                <w:szCs w:val="28"/>
              </w:rPr>
            </w:pPr>
            <w:r>
              <w:rPr>
                <w:sz w:val="28"/>
                <w:szCs w:val="28"/>
              </w:rPr>
              <w:t>Fatma Momen Farok</w:t>
            </w:r>
          </w:p>
        </w:tc>
        <w:tc>
          <w:tcPr>
            <w:tcW w:w="2127" w:type="dxa"/>
          </w:tcPr>
          <w:p w14:paraId="5DF75D8E" w14:textId="77777777" w:rsidR="0037687E" w:rsidRPr="00FE7004" w:rsidRDefault="0084737F" w:rsidP="0037687E">
            <w:pPr>
              <w:jc w:val="left"/>
              <w:rPr>
                <w:sz w:val="28"/>
                <w:szCs w:val="28"/>
              </w:rPr>
            </w:pPr>
            <w:r>
              <w:rPr>
                <w:sz w:val="28"/>
                <w:szCs w:val="28"/>
              </w:rPr>
              <w:t>2201236</w:t>
            </w:r>
          </w:p>
        </w:tc>
      </w:tr>
      <w:tr w:rsidR="0037687E" w:rsidRPr="00FE7004" w14:paraId="7EEFB666" w14:textId="77777777" w:rsidTr="0037687E">
        <w:trPr>
          <w:jc w:val="center"/>
        </w:trPr>
        <w:tc>
          <w:tcPr>
            <w:tcW w:w="5953" w:type="dxa"/>
          </w:tcPr>
          <w:p w14:paraId="521BFFD4" w14:textId="77777777" w:rsidR="0037687E" w:rsidRPr="00FE7004" w:rsidRDefault="0084737F" w:rsidP="0037687E">
            <w:pPr>
              <w:jc w:val="left"/>
              <w:rPr>
                <w:sz w:val="28"/>
                <w:szCs w:val="28"/>
              </w:rPr>
            </w:pPr>
            <w:r>
              <w:rPr>
                <w:sz w:val="28"/>
                <w:szCs w:val="28"/>
              </w:rPr>
              <w:t>Menna Amgad Abdelrahman Mohamed</w:t>
            </w:r>
          </w:p>
        </w:tc>
        <w:tc>
          <w:tcPr>
            <w:tcW w:w="2127" w:type="dxa"/>
          </w:tcPr>
          <w:p w14:paraId="1732478D" w14:textId="77777777" w:rsidR="0037687E" w:rsidRPr="00FE7004" w:rsidRDefault="0084737F" w:rsidP="0037687E">
            <w:pPr>
              <w:jc w:val="left"/>
              <w:rPr>
                <w:sz w:val="28"/>
                <w:szCs w:val="28"/>
              </w:rPr>
            </w:pPr>
            <w:r>
              <w:rPr>
                <w:sz w:val="28"/>
                <w:szCs w:val="28"/>
              </w:rPr>
              <w:t>2201161</w:t>
            </w:r>
          </w:p>
        </w:tc>
      </w:tr>
    </w:tbl>
    <w:p w14:paraId="4D356083" w14:textId="77777777" w:rsidR="008E47F4" w:rsidRPr="00FE7004" w:rsidRDefault="008E47F4" w:rsidP="005470D8">
      <w:pPr>
        <w:rPr>
          <w:sz w:val="28"/>
          <w:szCs w:val="28"/>
        </w:rPr>
      </w:pPr>
    </w:p>
    <w:p w14:paraId="13C46C5E" w14:textId="77777777" w:rsidR="0037687E" w:rsidRPr="00FE7004" w:rsidRDefault="0037687E" w:rsidP="000B1FF2">
      <w:pPr>
        <w:pStyle w:val="Subtitle"/>
        <w:rPr>
          <w:sz w:val="28"/>
        </w:rPr>
      </w:pPr>
      <w:r>
        <w:rPr>
          <w:sz w:val="28"/>
        </w:rPr>
        <w:t>Supervised by</w:t>
      </w:r>
    </w:p>
    <w:p w14:paraId="717DFF67" w14:textId="77777777" w:rsidR="0037687E" w:rsidRPr="00FE7004" w:rsidRDefault="0037687E" w:rsidP="00CB7192">
      <w:pPr>
        <w:jc w:val="center"/>
        <w:rPr>
          <w:sz w:val="28"/>
          <w:szCs w:val="28"/>
        </w:rPr>
      </w:pPr>
      <w:r>
        <w:rPr>
          <w:sz w:val="28"/>
          <w:szCs w:val="28"/>
        </w:rPr>
        <w:t>Dr.</w:t>
      </w:r>
      <w:r>
        <w:rPr>
          <w:rFonts w:ascii="inherit" w:eastAsia="Times New Roman" w:hAnsi="inherit" w:cs="Courier New"/>
          <w:color w:val="1F1F1F"/>
          <w:kern w:val="0"/>
          <w:sz w:val="28"/>
          <w:szCs w:val="28"/>
          <w:lang w:val="en"/>
          <w14:ligatures w14:val="none"/>
        </w:rPr>
        <w:t xml:space="preserve"> </w:t>
      </w:r>
      <w:r>
        <w:rPr>
          <w:sz w:val="28"/>
          <w:szCs w:val="28"/>
          <w:lang w:val="en"/>
        </w:rPr>
        <w:t>Khaled Tawfiq Wassef</w:t>
      </w:r>
    </w:p>
    <w:p w14:paraId="09BC0789" w14:textId="77777777" w:rsidR="0037687E" w:rsidRPr="00FE7004" w:rsidRDefault="0037687E" w:rsidP="000B1FF2">
      <w:pPr>
        <w:pStyle w:val="Subtitle"/>
        <w:rPr>
          <w:sz w:val="28"/>
        </w:rPr>
      </w:pPr>
      <w:r>
        <w:rPr>
          <w:sz w:val="28"/>
        </w:rPr>
        <w:t>Assistant</w:t>
      </w:r>
    </w:p>
    <w:p w14:paraId="0D79C2A7" w14:textId="77777777" w:rsidR="0037687E" w:rsidRPr="00FE7004" w:rsidRDefault="0037687E" w:rsidP="00CB7192">
      <w:pPr>
        <w:jc w:val="center"/>
        <w:rPr>
          <w:sz w:val="28"/>
          <w:szCs w:val="28"/>
        </w:rPr>
      </w:pPr>
      <w:r>
        <w:rPr>
          <w:sz w:val="28"/>
          <w:szCs w:val="28"/>
        </w:rPr>
        <w:t>Eng. Khaled Mohamed Mahmoud</w:t>
      </w:r>
    </w:p>
    <w:p w14:paraId="132D36C5" w14:textId="77777777" w:rsidR="00CB7192" w:rsidRPr="00FE7004" w:rsidRDefault="00CB7192" w:rsidP="00CB7192">
      <w:pPr>
        <w:rPr>
          <w:sz w:val="28"/>
          <w:szCs w:val="28"/>
        </w:rPr>
      </w:pPr>
      <w:r>
        <w:rPr>
          <w:sz w:val="28"/>
          <w:szCs w:val="28"/>
        </w:rPr>
        <w:t xml:space="preserve">                                      </w:t>
      </w:r>
      <w:r>
        <w:rPr>
          <w:rFonts w:hint="cs"/>
          <w:sz w:val="28"/>
          <w:szCs w:val="28"/>
          <w:rtl/>
        </w:rPr>
        <w:t xml:space="preserve">              </w:t>
      </w:r>
      <w:r>
        <w:rPr>
          <w:sz w:val="28"/>
          <w:szCs w:val="28"/>
        </w:rPr>
        <w:t xml:space="preserve">  [Sohag]-2026</w:t>
      </w:r>
    </w:p>
    <w:p w14:paraId="489ADC96" w14:textId="77777777" w:rsidR="005470D8" w:rsidRPr="00FE7004" w:rsidRDefault="005470D8" w:rsidP="005470D8">
      <w:pPr>
        <w:rPr>
          <w:sz w:val="28"/>
          <w:szCs w:val="28"/>
        </w:rPr>
      </w:pPr>
    </w:p>
    <w:p w14:paraId="780D4918" w14:textId="77777777" w:rsidR="005470D8" w:rsidRPr="00FE7004" w:rsidRDefault="005470D8" w:rsidP="00601FBF">
      <w:pPr>
        <w:pStyle w:val="Heading1"/>
        <w:jc w:val="center"/>
        <w:rPr>
          <w:sz w:val="28"/>
          <w:szCs w:val="28"/>
        </w:rPr>
      </w:pPr>
      <w:bookmarkStart w:id="1" w:name="_Toc197463970"/>
      <w:r>
        <w:rPr>
          <w:sz w:val="28"/>
          <w:szCs w:val="28"/>
        </w:rPr>
        <w:lastRenderedPageBreak/>
        <w:t>Abstract</w:t>
      </w:r>
      <w:bookmarkEnd w:id="1"/>
    </w:p>
    <w:p w14:paraId="30BA1F6C" w14:textId="77777777" w:rsidR="00535779" w:rsidRPr="00FE7004" w:rsidRDefault="00535779" w:rsidP="00535779">
      <w:pPr>
        <w:spacing w:line="278" w:lineRule="auto"/>
        <w:jc w:val="left"/>
        <w:rPr>
          <w:sz w:val="28"/>
          <w:szCs w:val="28"/>
        </w:rPr>
      </w:pPr>
      <w:r>
        <w:rPr>
          <w:sz w:val="28"/>
          <w:szCs w:val="28"/>
        </w:rPr>
        <w:t xml:space="preserve">Our project introduces a Digital </w:t>
      </w:r>
      <w:r>
        <w:rPr>
          <w:bCs/>
          <w:sz w:val="28"/>
          <w:szCs w:val="28"/>
        </w:rPr>
        <w:t>Psychiatrist</w:t>
      </w:r>
      <w:r>
        <w:rPr>
          <w:sz w:val="28"/>
          <w:szCs w:val="28"/>
        </w:rPr>
        <w:t xml:space="preserve"> Platform designed to make mental health support easier, safer, and more accessible for everyone. Many people struggle with stress, anxiety, or emotional difficulties, yet avoid seeking help due to fear, stigma, or the challenge of finding the right specialist. This platform provides a private and comfortable solution using modern technology.</w:t>
      </w:r>
    </w:p>
    <w:p w14:paraId="6F5435E4" w14:textId="77777777" w:rsidR="00934061" w:rsidRPr="00FE7004" w:rsidRDefault="00934061" w:rsidP="00934061">
      <w:pPr>
        <w:spacing w:line="278" w:lineRule="auto"/>
        <w:jc w:val="left"/>
        <w:rPr>
          <w:sz w:val="28"/>
          <w:szCs w:val="28"/>
          <w:rtl/>
        </w:rPr>
      </w:pPr>
      <w:r>
        <w:rPr>
          <w:sz w:val="28"/>
          <w:szCs w:val="28"/>
        </w:rPr>
        <w:t>The experience begins with an AI-powered assistant, available as a text-based chatbot or a realistic virtual avatar. It provides an initial psychological assessment in a friendly and supportive manner. If the system detects that the user’s condition may be serious or requires urgent professional attention, it immediately recommends the most suitable doctors based on location, expertise, and patient reviews to ensure their safety. For moderate cases, the platform offers only the initial AI assessment and guidance.</w:t>
      </w:r>
    </w:p>
    <w:p w14:paraId="0CA46CDC" w14:textId="77777777" w:rsidR="002D1B64" w:rsidRPr="00FE7004" w:rsidRDefault="00535779" w:rsidP="00934061">
      <w:pPr>
        <w:spacing w:line="278" w:lineRule="auto"/>
        <w:jc w:val="left"/>
        <w:rPr>
          <w:sz w:val="28"/>
          <w:szCs w:val="28"/>
          <w:rtl/>
        </w:rPr>
      </w:pPr>
      <w:r>
        <w:rPr>
          <w:sz w:val="28"/>
          <w:szCs w:val="28"/>
        </w:rPr>
        <w:t xml:space="preserve">Patients can easily book either an online video consultation or an </w:t>
      </w:r>
    </w:p>
    <w:p w14:paraId="1AF0DF4F" w14:textId="77777777" w:rsidR="00535779" w:rsidRPr="00FE7004" w:rsidRDefault="00535779" w:rsidP="00535779">
      <w:pPr>
        <w:spacing w:line="278" w:lineRule="auto"/>
        <w:jc w:val="left"/>
        <w:rPr>
          <w:sz w:val="28"/>
          <w:szCs w:val="28"/>
        </w:rPr>
      </w:pPr>
      <w:r>
        <w:rPr>
          <w:sz w:val="28"/>
          <w:szCs w:val="28"/>
        </w:rPr>
        <w:t>in-clinic visit, with secure online payment for both options. Each doctor has a detailed profile showing their experience, specialties, and ratings, helping users make confident and informed choices.</w:t>
      </w:r>
    </w:p>
    <w:p w14:paraId="25B393B2" w14:textId="77777777" w:rsidR="00535779" w:rsidRPr="00FE7004" w:rsidRDefault="00535779" w:rsidP="00535779">
      <w:pPr>
        <w:spacing w:line="278" w:lineRule="auto"/>
        <w:jc w:val="left"/>
        <w:rPr>
          <w:sz w:val="28"/>
          <w:szCs w:val="28"/>
        </w:rPr>
      </w:pPr>
      <w:r>
        <w:rPr>
          <w:sz w:val="28"/>
          <w:szCs w:val="28"/>
        </w:rPr>
        <w:t>Doctors can send digital prescriptions (PDF) after online sessions, and the platform securely stores chat history, reports, and medical notes in a private patient archive.</w:t>
      </w:r>
    </w:p>
    <w:p w14:paraId="7535DDC4" w14:textId="77777777" w:rsidR="005470D8" w:rsidRPr="00FE7004" w:rsidRDefault="00535779" w:rsidP="002D1B64">
      <w:pPr>
        <w:spacing w:line="278" w:lineRule="auto"/>
        <w:jc w:val="left"/>
        <w:rPr>
          <w:sz w:val="28"/>
          <w:szCs w:val="28"/>
        </w:rPr>
      </w:pPr>
      <w:r>
        <w:rPr>
          <w:sz w:val="28"/>
          <w:szCs w:val="28"/>
        </w:rPr>
        <w:t>Overall, the Digital Psychologist Platform offers a simple, modern, and confidential way to receive reliable mental health support whenever it’s needed.</w:t>
      </w:r>
    </w:p>
    <w:p w14:paraId="2E899AB2" w14:textId="77777777" w:rsidR="005470D8" w:rsidRPr="00FE7004" w:rsidRDefault="005470D8" w:rsidP="005470D8">
      <w:pPr>
        <w:rPr>
          <w:sz w:val="28"/>
          <w:szCs w:val="28"/>
        </w:rPr>
      </w:pPr>
    </w:p>
    <w:p w14:paraId="7000671E" w14:textId="77777777" w:rsidR="00B37A57" w:rsidRDefault="00B37A57" w:rsidP="00B37A57">
      <w:pPr>
        <w:pStyle w:val="Heading1"/>
        <w:rPr>
          <w:sz w:val="28"/>
          <w:szCs w:val="28"/>
        </w:rPr>
      </w:pPr>
      <w:bookmarkStart w:id="2" w:name="_Toc197463971"/>
    </w:p>
    <w:p w14:paraId="5A80DC8A" w14:textId="77777777" w:rsidR="005F0079" w:rsidRDefault="005F0079" w:rsidP="005F0079"/>
    <w:p w14:paraId="1C9970AD" w14:textId="77777777" w:rsidR="005F0079" w:rsidRPr="005F0079" w:rsidRDefault="005F0079" w:rsidP="005F0079"/>
    <w:p w14:paraId="45846ED2" w14:textId="77777777" w:rsidR="005470D8" w:rsidRPr="00FE7004" w:rsidRDefault="00B37A57" w:rsidP="00601FBF">
      <w:pPr>
        <w:pStyle w:val="Heading1"/>
        <w:rPr>
          <w:sz w:val="28"/>
          <w:szCs w:val="28"/>
        </w:rPr>
      </w:pPr>
      <w:r>
        <w:rPr>
          <w:sz w:val="28"/>
          <w:szCs w:val="28"/>
        </w:rPr>
        <w:lastRenderedPageBreak/>
        <w:t xml:space="preserve">                                            Acknowledgments</w:t>
      </w:r>
      <w:bookmarkEnd w:id="2"/>
    </w:p>
    <w:p w14:paraId="049C3D31" w14:textId="77777777" w:rsidR="002D1B64" w:rsidRPr="00FE7004" w:rsidRDefault="009817A2" w:rsidP="00B37A57">
      <w:pPr>
        <w:rPr>
          <w:sz w:val="28"/>
          <w:szCs w:val="28"/>
        </w:rPr>
      </w:pPr>
      <w:proofErr w:type="gramStart"/>
      <w:r>
        <w:rPr>
          <w:sz w:val="28"/>
          <w:szCs w:val="28"/>
        </w:rPr>
        <w:t>First of all</w:t>
      </w:r>
      <w:proofErr w:type="gramEnd"/>
      <w:r>
        <w:rPr>
          <w:sz w:val="28"/>
          <w:szCs w:val="28"/>
        </w:rPr>
        <w:t>, we thank God for His blessings and guidance, which have helped us throughout our college years and during our graduation project. Without Him, we could not have completed this important stage of our lives.</w:t>
      </w:r>
      <w:r>
        <w:rPr>
          <w:rFonts w:hint="cs"/>
          <w:sz w:val="28"/>
          <w:szCs w:val="28"/>
          <w:rtl/>
        </w:rPr>
        <w:t xml:space="preserve"> </w:t>
      </w:r>
      <w:r>
        <w:rPr>
          <w:sz w:val="28"/>
          <w:szCs w:val="28"/>
        </w:rPr>
        <w:t>Completing this project required great effort, and we are deeply grateful to everyone who supported us along the way. Their help, encouragement, and cooperation made this achievement possible.</w:t>
      </w:r>
    </w:p>
    <w:p w14:paraId="78E43E8A" w14:textId="77777777" w:rsidR="002D1B64" w:rsidRPr="00FE7004" w:rsidRDefault="002D1B64" w:rsidP="00B37A57">
      <w:pPr>
        <w:rPr>
          <w:sz w:val="28"/>
          <w:szCs w:val="28"/>
        </w:rPr>
      </w:pPr>
      <w:r>
        <w:rPr>
          <w:sz w:val="28"/>
          <w:szCs w:val="28"/>
        </w:rPr>
        <w:t>We would like to thank the Egyptian E-Learning University, especially the Sohag Center, for providing us with the knowledge, resources, and environment that helped us grow and learn.</w:t>
      </w:r>
    </w:p>
    <w:p w14:paraId="674027BF" w14:textId="77777777" w:rsidR="002D1B64" w:rsidRPr="00FE7004" w:rsidRDefault="002D1B64" w:rsidP="00B37A57">
      <w:pPr>
        <w:rPr>
          <w:sz w:val="28"/>
          <w:szCs w:val="28"/>
        </w:rPr>
      </w:pPr>
      <w:r>
        <w:rPr>
          <w:sz w:val="28"/>
          <w:szCs w:val="28"/>
        </w:rPr>
        <w:t>Our deepest gratitude goes to our project supervisor, Dr.</w:t>
      </w:r>
      <w:r>
        <w:rPr>
          <w:b/>
          <w:bCs/>
          <w:sz w:val="28"/>
          <w:szCs w:val="28"/>
        </w:rPr>
        <w:t xml:space="preserve"> </w:t>
      </w:r>
      <w:r>
        <w:rPr>
          <w:sz w:val="28"/>
          <w:szCs w:val="28"/>
          <w:lang w:val="en"/>
        </w:rPr>
        <w:t>Khaled Tawfiq Wassef</w:t>
      </w:r>
      <w:r>
        <w:rPr>
          <w:sz w:val="28"/>
          <w:szCs w:val="28"/>
        </w:rPr>
        <w:t>, for giving us the opportunity to work under his guidance. His valuable advice, continuous support, and trust have been truly inspiring. It was an honor to learn from him.</w:t>
      </w:r>
    </w:p>
    <w:p w14:paraId="2341AEB8" w14:textId="77777777" w:rsidR="002D1B64" w:rsidRPr="00FE7004" w:rsidRDefault="002D1B64" w:rsidP="00B37A57">
      <w:pPr>
        <w:rPr>
          <w:sz w:val="28"/>
          <w:szCs w:val="28"/>
        </w:rPr>
      </w:pPr>
      <w:r>
        <w:rPr>
          <w:sz w:val="28"/>
          <w:szCs w:val="28"/>
        </w:rPr>
        <w:t>We also extend our heartfelt thanks to Eng. Khaled Mohamed Mahmoud for his guidance, patience, and constant encouragement. His positive spirit, motivation, and kindness had a great impact on our progress.</w:t>
      </w:r>
    </w:p>
    <w:p w14:paraId="29D884A3" w14:textId="77777777" w:rsidR="000B1FF2" w:rsidRPr="00FE7004" w:rsidRDefault="002D1B64" w:rsidP="00601FBF">
      <w:pPr>
        <w:rPr>
          <w:sz w:val="28"/>
          <w:szCs w:val="28"/>
        </w:rPr>
      </w:pPr>
      <w:r>
        <w:rPr>
          <w:sz w:val="28"/>
          <w:szCs w:val="28"/>
        </w:rPr>
        <w:t>Finally, we would like to thank everyone who contributed to our journey and supported us throughout this graduation project. We truly appreciate every effort made on our behalf.</w:t>
      </w:r>
      <w:r>
        <w:rPr>
          <w:sz w:val="28"/>
          <w:szCs w:val="28"/>
        </w:rPr>
        <w:br w:type="page"/>
      </w:r>
    </w:p>
    <w:p w14:paraId="7265391A" w14:textId="77777777" w:rsidR="000B1FF2" w:rsidRPr="00FE7004" w:rsidRDefault="000B1FF2" w:rsidP="005470D8">
      <w:pPr>
        <w:rPr>
          <w:sz w:val="28"/>
          <w:szCs w:val="28"/>
        </w:rPr>
      </w:pPr>
    </w:p>
    <w:sdt>
      <w:sdtPr>
        <w:rPr>
          <w:rFonts w:eastAsiaTheme="minorHAnsi" w:cstheme="minorBidi"/>
          <w:color w:val="auto"/>
          <w:kern w:val="2"/>
          <w:sz w:val="28"/>
          <w:szCs w:val="28"/>
          <w14:ligatures w14:val="standardContextual"/>
        </w:rPr>
        <w:id w:val="-1486927256"/>
        <w:docPartObj>
          <w:docPartGallery w:val="Table of Contents"/>
          <w:docPartUnique/>
        </w:docPartObj>
      </w:sdtPr>
      <w:sdtEndPr>
        <w:rPr>
          <w:b/>
          <w:bCs/>
          <w:noProof/>
        </w:rPr>
      </w:sdtEndPr>
      <w:sdtContent>
        <w:p w14:paraId="304C9D1F" w14:textId="77777777" w:rsidR="005C27ED" w:rsidRPr="00FE7004" w:rsidRDefault="005C27ED">
          <w:pPr>
            <w:pStyle w:val="TOCHeading"/>
            <w:rPr>
              <w:sz w:val="28"/>
              <w:szCs w:val="28"/>
            </w:rPr>
          </w:pPr>
          <w:r>
            <w:rPr>
              <w:sz w:val="28"/>
              <w:szCs w:val="28"/>
            </w:rPr>
            <w:t>Contents</w:t>
          </w:r>
        </w:p>
        <w:p w14:paraId="06347FB6" w14:textId="77777777" w:rsidR="00F3301B" w:rsidRPr="00FE7004" w:rsidRDefault="005C27ED">
          <w:pPr>
            <w:pStyle w:val="TOC1"/>
            <w:tabs>
              <w:tab w:val="right" w:leader="dot" w:pos="9350"/>
            </w:tabs>
            <w:rPr>
              <w:rFonts w:asciiTheme="minorHAnsi" w:eastAsiaTheme="minorEastAsia" w:hAnsiTheme="minorHAnsi"/>
              <w:noProof/>
              <w:sz w:val="28"/>
              <w:szCs w:val="28"/>
            </w:rPr>
          </w:pPr>
          <w:r>
            <w:rPr>
              <w:sz w:val="28"/>
              <w:szCs w:val="28"/>
            </w:rPr>
            <w:fldChar w:fldCharType="begin"/>
          </w:r>
          <w:r>
            <w:rPr>
              <w:sz w:val="28"/>
              <w:szCs w:val="28"/>
            </w:rPr>
            <w:instrText xml:space="preserve"> TOC \o "1-3" \h \z \u </w:instrText>
          </w:r>
          <w:r>
            <w:rPr>
              <w:sz w:val="28"/>
              <w:szCs w:val="28"/>
            </w:rPr>
            <w:fldChar w:fldCharType="separate"/>
          </w:r>
          <w:hyperlink w:anchor="_Toc197463970" w:history="1">
            <w:r>
              <w:rPr>
                <w:rStyle w:val="Hyperlink"/>
                <w:noProof/>
                <w:sz w:val="28"/>
                <w:szCs w:val="28"/>
              </w:rPr>
              <w:t>Abstract</w:t>
            </w:r>
            <w:r>
              <w:rPr>
                <w:noProof/>
                <w:webHidden/>
                <w:sz w:val="28"/>
                <w:szCs w:val="28"/>
              </w:rPr>
              <w:tab/>
            </w:r>
            <w:r>
              <w:rPr>
                <w:noProof/>
                <w:webHidden/>
                <w:sz w:val="28"/>
                <w:szCs w:val="28"/>
              </w:rPr>
              <w:fldChar w:fldCharType="begin"/>
            </w:r>
            <w:r>
              <w:rPr>
                <w:noProof/>
                <w:webHidden/>
                <w:sz w:val="28"/>
                <w:szCs w:val="28"/>
              </w:rPr>
              <w:instrText xml:space="preserve"> PAGEREF _Toc197463970 \h </w:instrText>
            </w:r>
            <w:r>
              <w:rPr>
                <w:noProof/>
                <w:webHidden/>
                <w:sz w:val="28"/>
                <w:szCs w:val="28"/>
              </w:rPr>
            </w:r>
            <w:r>
              <w:rPr>
                <w:noProof/>
                <w:webHidden/>
                <w:sz w:val="28"/>
                <w:szCs w:val="28"/>
              </w:rPr>
              <w:fldChar w:fldCharType="separate"/>
            </w:r>
            <w:r>
              <w:rPr>
                <w:noProof/>
                <w:webHidden/>
                <w:sz w:val="28"/>
                <w:szCs w:val="28"/>
              </w:rPr>
              <w:t>2</w:t>
            </w:r>
            <w:r>
              <w:rPr>
                <w:noProof/>
                <w:webHidden/>
                <w:sz w:val="28"/>
                <w:szCs w:val="28"/>
              </w:rPr>
              <w:fldChar w:fldCharType="end"/>
            </w:r>
          </w:hyperlink>
        </w:p>
        <w:p w14:paraId="27142D9A" w14:textId="77777777" w:rsidR="00F3301B" w:rsidRPr="00FE7004" w:rsidRDefault="00F3301B">
          <w:pPr>
            <w:pStyle w:val="TOC1"/>
            <w:tabs>
              <w:tab w:val="right" w:leader="dot" w:pos="9350"/>
            </w:tabs>
            <w:rPr>
              <w:rFonts w:asciiTheme="minorHAnsi" w:eastAsiaTheme="minorEastAsia" w:hAnsiTheme="minorHAnsi"/>
              <w:noProof/>
              <w:sz w:val="28"/>
              <w:szCs w:val="28"/>
            </w:rPr>
          </w:pPr>
          <w:hyperlink w:anchor="_Toc197463971" w:history="1">
            <w:r>
              <w:rPr>
                <w:rStyle w:val="Hyperlink"/>
                <w:noProof/>
                <w:sz w:val="28"/>
                <w:szCs w:val="28"/>
              </w:rPr>
              <w:t>Acknowledgments</w:t>
            </w:r>
            <w:r>
              <w:rPr>
                <w:noProof/>
                <w:webHidden/>
                <w:sz w:val="28"/>
                <w:szCs w:val="28"/>
              </w:rPr>
              <w:tab/>
            </w:r>
            <w:r>
              <w:rPr>
                <w:noProof/>
                <w:webHidden/>
                <w:sz w:val="28"/>
                <w:szCs w:val="28"/>
              </w:rPr>
              <w:fldChar w:fldCharType="begin"/>
            </w:r>
            <w:r>
              <w:rPr>
                <w:noProof/>
                <w:webHidden/>
                <w:sz w:val="28"/>
                <w:szCs w:val="28"/>
              </w:rPr>
              <w:instrText xml:space="preserve"> PAGEREF _Toc197463971 \h </w:instrText>
            </w:r>
            <w:r>
              <w:rPr>
                <w:noProof/>
                <w:webHidden/>
                <w:sz w:val="28"/>
                <w:szCs w:val="28"/>
              </w:rPr>
            </w:r>
            <w:r>
              <w:rPr>
                <w:noProof/>
                <w:webHidden/>
                <w:sz w:val="28"/>
                <w:szCs w:val="28"/>
              </w:rPr>
              <w:fldChar w:fldCharType="separate"/>
            </w:r>
            <w:r>
              <w:rPr>
                <w:noProof/>
                <w:webHidden/>
                <w:sz w:val="28"/>
                <w:szCs w:val="28"/>
              </w:rPr>
              <w:t>3</w:t>
            </w:r>
            <w:r>
              <w:rPr>
                <w:noProof/>
                <w:webHidden/>
                <w:sz w:val="28"/>
                <w:szCs w:val="28"/>
              </w:rPr>
              <w:fldChar w:fldCharType="end"/>
            </w:r>
          </w:hyperlink>
        </w:p>
        <w:p w14:paraId="4C264788" w14:textId="77777777" w:rsidR="00F3301B" w:rsidRPr="00FE7004" w:rsidRDefault="00F3301B">
          <w:pPr>
            <w:pStyle w:val="TOC1"/>
            <w:tabs>
              <w:tab w:val="right" w:leader="dot" w:pos="9350"/>
            </w:tabs>
            <w:rPr>
              <w:rFonts w:asciiTheme="minorHAnsi" w:eastAsiaTheme="minorEastAsia" w:hAnsiTheme="minorHAnsi"/>
              <w:noProof/>
              <w:sz w:val="28"/>
              <w:szCs w:val="28"/>
            </w:rPr>
          </w:pPr>
          <w:hyperlink w:anchor="_Toc197463972" w:history="1">
            <w:r>
              <w:rPr>
                <w:rStyle w:val="Hyperlink"/>
                <w:noProof/>
                <w:sz w:val="28"/>
                <w:szCs w:val="28"/>
              </w:rPr>
              <w:t>Introduction</w:t>
            </w:r>
            <w:r>
              <w:rPr>
                <w:noProof/>
                <w:webHidden/>
                <w:sz w:val="28"/>
                <w:szCs w:val="28"/>
              </w:rPr>
              <w:tab/>
            </w:r>
            <w:r>
              <w:rPr>
                <w:noProof/>
                <w:webHidden/>
                <w:sz w:val="28"/>
                <w:szCs w:val="28"/>
              </w:rPr>
              <w:fldChar w:fldCharType="begin"/>
            </w:r>
            <w:r>
              <w:rPr>
                <w:noProof/>
                <w:webHidden/>
                <w:sz w:val="28"/>
                <w:szCs w:val="28"/>
              </w:rPr>
              <w:instrText xml:space="preserve"> PAGEREF _Toc197463972 \h </w:instrText>
            </w:r>
            <w:r>
              <w:rPr>
                <w:noProof/>
                <w:webHidden/>
                <w:sz w:val="28"/>
                <w:szCs w:val="28"/>
              </w:rPr>
            </w:r>
            <w:r>
              <w:rPr>
                <w:noProof/>
                <w:webHidden/>
                <w:sz w:val="28"/>
                <w:szCs w:val="28"/>
              </w:rPr>
              <w:fldChar w:fldCharType="separate"/>
            </w:r>
            <w:r>
              <w:rPr>
                <w:noProof/>
                <w:webHidden/>
                <w:sz w:val="28"/>
                <w:szCs w:val="28"/>
              </w:rPr>
              <w:t>5</w:t>
            </w:r>
            <w:r>
              <w:rPr>
                <w:noProof/>
                <w:webHidden/>
                <w:sz w:val="28"/>
                <w:szCs w:val="28"/>
              </w:rPr>
              <w:fldChar w:fldCharType="end"/>
            </w:r>
          </w:hyperlink>
        </w:p>
        <w:p w14:paraId="73931D65" w14:textId="77777777" w:rsidR="00F3301B" w:rsidRPr="00FE7004" w:rsidRDefault="00F3301B">
          <w:pPr>
            <w:pStyle w:val="TOC1"/>
            <w:tabs>
              <w:tab w:val="right" w:leader="dot" w:pos="9350"/>
            </w:tabs>
            <w:rPr>
              <w:rFonts w:asciiTheme="minorHAnsi" w:eastAsiaTheme="minorEastAsia" w:hAnsiTheme="minorHAnsi"/>
              <w:noProof/>
              <w:sz w:val="28"/>
              <w:szCs w:val="28"/>
            </w:rPr>
          </w:pPr>
          <w:hyperlink w:anchor="_Toc197463973" w:history="1">
            <w:r>
              <w:rPr>
                <w:rStyle w:val="Hyperlink"/>
                <w:noProof/>
                <w:sz w:val="28"/>
                <w:szCs w:val="28"/>
              </w:rPr>
              <w:t>Literature Review / Related Work</w:t>
            </w:r>
            <w:r>
              <w:rPr>
                <w:noProof/>
                <w:webHidden/>
                <w:sz w:val="28"/>
                <w:szCs w:val="28"/>
              </w:rPr>
              <w:tab/>
            </w:r>
            <w:r>
              <w:rPr>
                <w:noProof/>
                <w:webHidden/>
                <w:sz w:val="28"/>
                <w:szCs w:val="28"/>
              </w:rPr>
              <w:fldChar w:fldCharType="begin"/>
            </w:r>
            <w:r>
              <w:rPr>
                <w:noProof/>
                <w:webHidden/>
                <w:sz w:val="28"/>
                <w:szCs w:val="28"/>
              </w:rPr>
              <w:instrText xml:space="preserve"> PAGEREF _Toc197463973 \h </w:instrText>
            </w:r>
            <w:r>
              <w:rPr>
                <w:noProof/>
                <w:webHidden/>
                <w:sz w:val="28"/>
                <w:szCs w:val="28"/>
              </w:rPr>
            </w:r>
            <w:r>
              <w:rPr>
                <w:noProof/>
                <w:webHidden/>
                <w:sz w:val="28"/>
                <w:szCs w:val="28"/>
              </w:rPr>
              <w:fldChar w:fldCharType="separate"/>
            </w:r>
            <w:r>
              <w:rPr>
                <w:noProof/>
                <w:webHidden/>
                <w:sz w:val="28"/>
                <w:szCs w:val="28"/>
              </w:rPr>
              <w:t>13</w:t>
            </w:r>
            <w:r>
              <w:rPr>
                <w:noProof/>
                <w:webHidden/>
                <w:sz w:val="28"/>
                <w:szCs w:val="28"/>
              </w:rPr>
              <w:fldChar w:fldCharType="end"/>
            </w:r>
          </w:hyperlink>
        </w:p>
        <w:p w14:paraId="6DDBA898" w14:textId="77777777" w:rsidR="00F3301B" w:rsidRPr="00FE7004" w:rsidRDefault="00F3301B">
          <w:pPr>
            <w:pStyle w:val="TOC1"/>
            <w:tabs>
              <w:tab w:val="right" w:leader="dot" w:pos="9350"/>
            </w:tabs>
            <w:rPr>
              <w:rFonts w:asciiTheme="minorHAnsi" w:eastAsiaTheme="minorEastAsia" w:hAnsiTheme="minorHAnsi"/>
              <w:noProof/>
              <w:sz w:val="28"/>
              <w:szCs w:val="28"/>
            </w:rPr>
          </w:pPr>
          <w:hyperlink w:anchor="_Toc197463974" w:history="1">
            <w:r>
              <w:rPr>
                <w:rStyle w:val="Hyperlink"/>
                <w:noProof/>
                <w:sz w:val="28"/>
                <w:szCs w:val="28"/>
              </w:rPr>
              <w:t>Proposed system</w:t>
            </w:r>
            <w:r>
              <w:rPr>
                <w:noProof/>
                <w:webHidden/>
                <w:sz w:val="28"/>
                <w:szCs w:val="28"/>
              </w:rPr>
              <w:tab/>
            </w:r>
            <w:r>
              <w:rPr>
                <w:noProof/>
                <w:webHidden/>
                <w:sz w:val="28"/>
                <w:szCs w:val="28"/>
              </w:rPr>
              <w:fldChar w:fldCharType="begin"/>
            </w:r>
            <w:r>
              <w:rPr>
                <w:noProof/>
                <w:webHidden/>
                <w:sz w:val="28"/>
                <w:szCs w:val="28"/>
              </w:rPr>
              <w:instrText xml:space="preserve"> PAGEREF _Toc197463974 \h </w:instrText>
            </w:r>
            <w:r>
              <w:rPr>
                <w:noProof/>
                <w:webHidden/>
                <w:sz w:val="28"/>
                <w:szCs w:val="28"/>
              </w:rPr>
            </w:r>
            <w:r>
              <w:rPr>
                <w:noProof/>
                <w:webHidden/>
                <w:sz w:val="28"/>
                <w:szCs w:val="28"/>
              </w:rPr>
              <w:fldChar w:fldCharType="separate"/>
            </w:r>
            <w:r>
              <w:rPr>
                <w:noProof/>
                <w:webHidden/>
                <w:sz w:val="28"/>
                <w:szCs w:val="28"/>
              </w:rPr>
              <w:t>24</w:t>
            </w:r>
            <w:r>
              <w:rPr>
                <w:noProof/>
                <w:webHidden/>
                <w:sz w:val="28"/>
                <w:szCs w:val="28"/>
              </w:rPr>
              <w:fldChar w:fldCharType="end"/>
            </w:r>
          </w:hyperlink>
        </w:p>
        <w:p w14:paraId="1EDFC7A2" w14:textId="77777777" w:rsidR="00F3301B" w:rsidRPr="00FE7004" w:rsidRDefault="00F3301B">
          <w:pPr>
            <w:pStyle w:val="TOC1"/>
            <w:tabs>
              <w:tab w:val="right" w:leader="dot" w:pos="9350"/>
            </w:tabs>
            <w:rPr>
              <w:rFonts w:asciiTheme="minorHAnsi" w:eastAsiaTheme="minorEastAsia" w:hAnsiTheme="minorHAnsi"/>
              <w:noProof/>
              <w:sz w:val="28"/>
              <w:szCs w:val="28"/>
            </w:rPr>
          </w:pPr>
          <w:hyperlink w:anchor="_Toc197463975" w:history="1">
            <w:r>
              <w:rPr>
                <w:rStyle w:val="Hyperlink"/>
                <w:noProof/>
                <w:sz w:val="28"/>
                <w:szCs w:val="28"/>
              </w:rPr>
              <w:t>Implementation</w:t>
            </w:r>
            <w:r>
              <w:rPr>
                <w:noProof/>
                <w:webHidden/>
                <w:sz w:val="28"/>
                <w:szCs w:val="28"/>
              </w:rPr>
              <w:tab/>
            </w:r>
            <w:r>
              <w:rPr>
                <w:noProof/>
                <w:webHidden/>
                <w:sz w:val="28"/>
                <w:szCs w:val="28"/>
              </w:rPr>
              <w:fldChar w:fldCharType="begin"/>
            </w:r>
            <w:r>
              <w:rPr>
                <w:noProof/>
                <w:webHidden/>
                <w:sz w:val="28"/>
                <w:szCs w:val="28"/>
              </w:rPr>
              <w:instrText xml:space="preserve"> PAGEREF _Toc197463975 \h </w:instrText>
            </w:r>
            <w:r>
              <w:rPr>
                <w:noProof/>
                <w:webHidden/>
                <w:sz w:val="28"/>
                <w:szCs w:val="28"/>
              </w:rPr>
            </w:r>
            <w:r>
              <w:rPr>
                <w:noProof/>
                <w:webHidden/>
                <w:sz w:val="28"/>
                <w:szCs w:val="28"/>
              </w:rPr>
              <w:fldChar w:fldCharType="separate"/>
            </w:r>
            <w:r>
              <w:rPr>
                <w:noProof/>
                <w:webHidden/>
                <w:sz w:val="28"/>
                <w:szCs w:val="28"/>
              </w:rPr>
              <w:t>48</w:t>
            </w:r>
            <w:r>
              <w:rPr>
                <w:noProof/>
                <w:webHidden/>
                <w:sz w:val="28"/>
                <w:szCs w:val="28"/>
              </w:rPr>
              <w:fldChar w:fldCharType="end"/>
            </w:r>
          </w:hyperlink>
        </w:p>
        <w:p w14:paraId="09FA416F" w14:textId="77777777" w:rsidR="00F3301B" w:rsidRPr="00FE7004" w:rsidRDefault="00F3301B">
          <w:pPr>
            <w:pStyle w:val="TOC1"/>
            <w:tabs>
              <w:tab w:val="right" w:leader="dot" w:pos="9350"/>
            </w:tabs>
            <w:rPr>
              <w:rFonts w:asciiTheme="minorHAnsi" w:eastAsiaTheme="minorEastAsia" w:hAnsiTheme="minorHAnsi"/>
              <w:noProof/>
              <w:sz w:val="28"/>
              <w:szCs w:val="28"/>
            </w:rPr>
          </w:pPr>
          <w:hyperlink w:anchor="_Toc197463976" w:history="1">
            <w:r>
              <w:rPr>
                <w:rStyle w:val="Hyperlink"/>
                <w:noProof/>
                <w:sz w:val="28"/>
                <w:szCs w:val="28"/>
              </w:rPr>
              <w:t>Testing &amp; Evaluation</w:t>
            </w:r>
            <w:r>
              <w:rPr>
                <w:noProof/>
                <w:webHidden/>
                <w:sz w:val="28"/>
                <w:szCs w:val="28"/>
              </w:rPr>
              <w:tab/>
            </w:r>
            <w:r>
              <w:rPr>
                <w:noProof/>
                <w:webHidden/>
                <w:sz w:val="28"/>
                <w:szCs w:val="28"/>
              </w:rPr>
              <w:fldChar w:fldCharType="begin"/>
            </w:r>
            <w:r>
              <w:rPr>
                <w:noProof/>
                <w:webHidden/>
                <w:sz w:val="28"/>
                <w:szCs w:val="28"/>
              </w:rPr>
              <w:instrText xml:space="preserve"> PAGEREF _Toc197463976 \h </w:instrText>
            </w:r>
            <w:r>
              <w:rPr>
                <w:noProof/>
                <w:webHidden/>
                <w:sz w:val="28"/>
                <w:szCs w:val="28"/>
              </w:rPr>
            </w:r>
            <w:r>
              <w:rPr>
                <w:noProof/>
                <w:webHidden/>
                <w:sz w:val="28"/>
                <w:szCs w:val="28"/>
              </w:rPr>
              <w:fldChar w:fldCharType="separate"/>
            </w:r>
            <w:r>
              <w:rPr>
                <w:noProof/>
                <w:webHidden/>
                <w:sz w:val="28"/>
                <w:szCs w:val="28"/>
              </w:rPr>
              <w:t>72</w:t>
            </w:r>
            <w:r>
              <w:rPr>
                <w:noProof/>
                <w:webHidden/>
                <w:sz w:val="28"/>
                <w:szCs w:val="28"/>
              </w:rPr>
              <w:fldChar w:fldCharType="end"/>
            </w:r>
          </w:hyperlink>
        </w:p>
        <w:p w14:paraId="60ACFFE9" w14:textId="77777777" w:rsidR="00F3301B" w:rsidRPr="00FE7004" w:rsidRDefault="00F3301B">
          <w:pPr>
            <w:pStyle w:val="TOC1"/>
            <w:tabs>
              <w:tab w:val="right" w:leader="dot" w:pos="9350"/>
            </w:tabs>
            <w:rPr>
              <w:rFonts w:asciiTheme="minorHAnsi" w:eastAsiaTheme="minorEastAsia" w:hAnsiTheme="minorHAnsi"/>
              <w:noProof/>
              <w:sz w:val="28"/>
              <w:szCs w:val="28"/>
            </w:rPr>
          </w:pPr>
          <w:hyperlink w:anchor="_Toc197463977" w:history="1">
            <w:r>
              <w:rPr>
                <w:rStyle w:val="Hyperlink"/>
                <w:noProof/>
                <w:sz w:val="28"/>
                <w:szCs w:val="28"/>
              </w:rPr>
              <w:t>Results &amp; Discussion</w:t>
            </w:r>
            <w:r>
              <w:rPr>
                <w:noProof/>
                <w:webHidden/>
                <w:sz w:val="28"/>
                <w:szCs w:val="28"/>
              </w:rPr>
              <w:tab/>
            </w:r>
            <w:r>
              <w:rPr>
                <w:noProof/>
                <w:webHidden/>
                <w:sz w:val="28"/>
                <w:szCs w:val="28"/>
              </w:rPr>
              <w:fldChar w:fldCharType="begin"/>
            </w:r>
            <w:r>
              <w:rPr>
                <w:noProof/>
                <w:webHidden/>
                <w:sz w:val="28"/>
                <w:szCs w:val="28"/>
              </w:rPr>
              <w:instrText xml:space="preserve"> PAGEREF _Toc197463977 \h </w:instrText>
            </w:r>
            <w:r>
              <w:rPr>
                <w:noProof/>
                <w:webHidden/>
                <w:sz w:val="28"/>
                <w:szCs w:val="28"/>
              </w:rPr>
            </w:r>
            <w:r>
              <w:rPr>
                <w:noProof/>
                <w:webHidden/>
                <w:sz w:val="28"/>
                <w:szCs w:val="28"/>
              </w:rPr>
              <w:fldChar w:fldCharType="separate"/>
            </w:r>
            <w:r>
              <w:rPr>
                <w:noProof/>
                <w:webHidden/>
                <w:sz w:val="28"/>
                <w:szCs w:val="28"/>
              </w:rPr>
              <w:t>74</w:t>
            </w:r>
            <w:r>
              <w:rPr>
                <w:noProof/>
                <w:webHidden/>
                <w:sz w:val="28"/>
                <w:szCs w:val="28"/>
              </w:rPr>
              <w:fldChar w:fldCharType="end"/>
            </w:r>
          </w:hyperlink>
        </w:p>
        <w:p w14:paraId="67E27D83" w14:textId="77777777" w:rsidR="00F3301B" w:rsidRPr="00FE7004" w:rsidRDefault="00F3301B">
          <w:pPr>
            <w:pStyle w:val="TOC1"/>
            <w:tabs>
              <w:tab w:val="right" w:leader="dot" w:pos="9350"/>
            </w:tabs>
            <w:rPr>
              <w:rFonts w:asciiTheme="minorHAnsi" w:eastAsiaTheme="minorEastAsia" w:hAnsiTheme="minorHAnsi"/>
              <w:noProof/>
              <w:sz w:val="28"/>
              <w:szCs w:val="28"/>
            </w:rPr>
          </w:pPr>
          <w:hyperlink w:anchor="_Toc197463978" w:history="1">
            <w:r>
              <w:rPr>
                <w:rStyle w:val="Hyperlink"/>
                <w:noProof/>
                <w:sz w:val="28"/>
                <w:szCs w:val="28"/>
              </w:rPr>
              <w:t>Conclusion &amp; Future Work</w:t>
            </w:r>
            <w:r>
              <w:rPr>
                <w:noProof/>
                <w:webHidden/>
                <w:sz w:val="28"/>
                <w:szCs w:val="28"/>
              </w:rPr>
              <w:tab/>
            </w:r>
            <w:r>
              <w:rPr>
                <w:noProof/>
                <w:webHidden/>
                <w:sz w:val="28"/>
                <w:szCs w:val="28"/>
              </w:rPr>
              <w:fldChar w:fldCharType="begin"/>
            </w:r>
            <w:r>
              <w:rPr>
                <w:noProof/>
                <w:webHidden/>
                <w:sz w:val="28"/>
                <w:szCs w:val="28"/>
              </w:rPr>
              <w:instrText xml:space="preserve"> PAGEREF _Toc197463978 \h </w:instrText>
            </w:r>
            <w:r>
              <w:rPr>
                <w:noProof/>
                <w:webHidden/>
                <w:sz w:val="28"/>
                <w:szCs w:val="28"/>
              </w:rPr>
            </w:r>
            <w:r>
              <w:rPr>
                <w:noProof/>
                <w:webHidden/>
                <w:sz w:val="28"/>
                <w:szCs w:val="28"/>
              </w:rPr>
              <w:fldChar w:fldCharType="separate"/>
            </w:r>
            <w:r>
              <w:rPr>
                <w:noProof/>
                <w:webHidden/>
                <w:sz w:val="28"/>
                <w:szCs w:val="28"/>
              </w:rPr>
              <w:t>76</w:t>
            </w:r>
            <w:r>
              <w:rPr>
                <w:noProof/>
                <w:webHidden/>
                <w:sz w:val="28"/>
                <w:szCs w:val="28"/>
              </w:rPr>
              <w:fldChar w:fldCharType="end"/>
            </w:r>
          </w:hyperlink>
        </w:p>
        <w:p w14:paraId="76F5EBB2" w14:textId="77777777" w:rsidR="00F3301B" w:rsidRPr="00FE7004" w:rsidRDefault="00F3301B">
          <w:pPr>
            <w:pStyle w:val="TOC1"/>
            <w:tabs>
              <w:tab w:val="right" w:leader="dot" w:pos="9350"/>
            </w:tabs>
            <w:rPr>
              <w:rFonts w:asciiTheme="minorHAnsi" w:eastAsiaTheme="minorEastAsia" w:hAnsiTheme="minorHAnsi"/>
              <w:noProof/>
              <w:sz w:val="28"/>
              <w:szCs w:val="28"/>
            </w:rPr>
          </w:pPr>
          <w:hyperlink w:anchor="_Toc197463979" w:history="1">
            <w:r>
              <w:rPr>
                <w:rStyle w:val="Hyperlink"/>
                <w:noProof/>
                <w:sz w:val="28"/>
                <w:szCs w:val="28"/>
              </w:rPr>
              <w:t>References</w:t>
            </w:r>
            <w:r>
              <w:rPr>
                <w:noProof/>
                <w:webHidden/>
                <w:sz w:val="28"/>
                <w:szCs w:val="28"/>
              </w:rPr>
              <w:tab/>
            </w:r>
            <w:r>
              <w:rPr>
                <w:noProof/>
                <w:webHidden/>
                <w:sz w:val="28"/>
                <w:szCs w:val="28"/>
              </w:rPr>
              <w:fldChar w:fldCharType="begin"/>
            </w:r>
            <w:r>
              <w:rPr>
                <w:noProof/>
                <w:webHidden/>
                <w:sz w:val="28"/>
                <w:szCs w:val="28"/>
              </w:rPr>
              <w:instrText xml:space="preserve"> PAGEREF _Toc197463979 \h </w:instrText>
            </w:r>
            <w:r>
              <w:rPr>
                <w:noProof/>
                <w:webHidden/>
                <w:sz w:val="28"/>
                <w:szCs w:val="28"/>
              </w:rPr>
            </w:r>
            <w:r>
              <w:rPr>
                <w:noProof/>
                <w:webHidden/>
                <w:sz w:val="28"/>
                <w:szCs w:val="28"/>
              </w:rPr>
              <w:fldChar w:fldCharType="separate"/>
            </w:r>
            <w:r>
              <w:rPr>
                <w:noProof/>
                <w:webHidden/>
                <w:sz w:val="28"/>
                <w:szCs w:val="28"/>
              </w:rPr>
              <w:t>78</w:t>
            </w:r>
            <w:r>
              <w:rPr>
                <w:noProof/>
                <w:webHidden/>
                <w:sz w:val="28"/>
                <w:szCs w:val="28"/>
              </w:rPr>
              <w:fldChar w:fldCharType="end"/>
            </w:r>
          </w:hyperlink>
        </w:p>
        <w:p w14:paraId="535FF516" w14:textId="77777777" w:rsidR="00F3301B" w:rsidRPr="00FE7004" w:rsidRDefault="00F3301B">
          <w:pPr>
            <w:pStyle w:val="TOC1"/>
            <w:tabs>
              <w:tab w:val="right" w:leader="dot" w:pos="9350"/>
            </w:tabs>
            <w:rPr>
              <w:rFonts w:asciiTheme="minorHAnsi" w:eastAsiaTheme="minorEastAsia" w:hAnsiTheme="minorHAnsi"/>
              <w:noProof/>
              <w:sz w:val="28"/>
              <w:szCs w:val="28"/>
            </w:rPr>
          </w:pPr>
          <w:hyperlink w:anchor="_Toc197463980" w:history="1">
            <w:r>
              <w:rPr>
                <w:rStyle w:val="Hyperlink"/>
                <w:noProof/>
                <w:sz w:val="28"/>
                <w:szCs w:val="28"/>
              </w:rPr>
              <w:t>Appendices (Optional)</w:t>
            </w:r>
            <w:r>
              <w:rPr>
                <w:noProof/>
                <w:webHidden/>
                <w:sz w:val="28"/>
                <w:szCs w:val="28"/>
              </w:rPr>
              <w:tab/>
            </w:r>
            <w:r>
              <w:rPr>
                <w:noProof/>
                <w:webHidden/>
                <w:sz w:val="28"/>
                <w:szCs w:val="28"/>
              </w:rPr>
              <w:fldChar w:fldCharType="begin"/>
            </w:r>
            <w:r>
              <w:rPr>
                <w:noProof/>
                <w:webHidden/>
                <w:sz w:val="28"/>
                <w:szCs w:val="28"/>
              </w:rPr>
              <w:instrText xml:space="preserve"> PAGEREF _Toc197463980 \h </w:instrText>
            </w:r>
            <w:r>
              <w:rPr>
                <w:noProof/>
                <w:webHidden/>
                <w:sz w:val="28"/>
                <w:szCs w:val="28"/>
              </w:rPr>
            </w:r>
            <w:r>
              <w:rPr>
                <w:noProof/>
                <w:webHidden/>
                <w:sz w:val="28"/>
                <w:szCs w:val="28"/>
              </w:rPr>
              <w:fldChar w:fldCharType="separate"/>
            </w:r>
            <w:r>
              <w:rPr>
                <w:noProof/>
                <w:webHidden/>
                <w:sz w:val="28"/>
                <w:szCs w:val="28"/>
              </w:rPr>
              <w:t>80</w:t>
            </w:r>
            <w:r>
              <w:rPr>
                <w:noProof/>
                <w:webHidden/>
                <w:sz w:val="28"/>
                <w:szCs w:val="28"/>
              </w:rPr>
              <w:fldChar w:fldCharType="end"/>
            </w:r>
          </w:hyperlink>
        </w:p>
        <w:p w14:paraId="234A3CB6" w14:textId="77777777" w:rsidR="005C27ED" w:rsidRPr="00FE7004" w:rsidRDefault="005C27ED" w:rsidP="002E2F3C">
          <w:pPr>
            <w:rPr>
              <w:sz w:val="28"/>
              <w:szCs w:val="28"/>
            </w:rPr>
            <w:sectPr w:rsidR="005C27ED" w:rsidRPr="00FE7004" w:rsidSect="000B1FF2">
              <w:headerReference w:type="default" r:id="rId8"/>
              <w:footerReference w:type="default" r:id="rId9"/>
              <w:pgSz w:w="12240" w:h="15840"/>
              <w:pgMar w:top="1440" w:right="1440" w:bottom="1134" w:left="1440" w:header="720" w:footer="720" w:gutter="0"/>
              <w:cols w:space="720"/>
              <w:docGrid w:linePitch="360"/>
            </w:sectPr>
          </w:pPr>
          <w:r>
            <w:rPr>
              <w:b/>
              <w:bCs/>
              <w:noProof/>
              <w:sz w:val="28"/>
              <w:szCs w:val="28"/>
            </w:rPr>
            <w:fldChar w:fldCharType="end"/>
          </w:r>
        </w:p>
      </w:sdtContent>
    </w:sdt>
    <w:p w14:paraId="7207E549" w14:textId="77777777" w:rsidR="00B62351" w:rsidRPr="00FE7004" w:rsidRDefault="00B62351" w:rsidP="002E2F3C">
      <w:pPr>
        <w:pStyle w:val="Title"/>
        <w:rPr>
          <w:sz w:val="28"/>
          <w:szCs w:val="28"/>
        </w:rPr>
      </w:pPr>
    </w:p>
    <w:p w14:paraId="33F41330" w14:textId="77777777" w:rsidR="00B62351" w:rsidRPr="00FE7004" w:rsidRDefault="00B62351" w:rsidP="00B62351">
      <w:pPr>
        <w:pStyle w:val="Title"/>
        <w:jc w:val="center"/>
        <w:rPr>
          <w:sz w:val="28"/>
          <w:szCs w:val="28"/>
        </w:rPr>
      </w:pPr>
    </w:p>
    <w:p w14:paraId="3590E10B" w14:textId="77777777" w:rsidR="00B62351" w:rsidRPr="00FE7004" w:rsidRDefault="00B62351" w:rsidP="00B62351">
      <w:pPr>
        <w:pStyle w:val="Title"/>
        <w:jc w:val="center"/>
        <w:rPr>
          <w:sz w:val="28"/>
          <w:szCs w:val="28"/>
        </w:rPr>
      </w:pPr>
    </w:p>
    <w:p w14:paraId="12163D36" w14:textId="77777777" w:rsidR="00B62351" w:rsidRPr="00FE7004" w:rsidRDefault="00B62351" w:rsidP="00FE7004">
      <w:pPr>
        <w:pStyle w:val="Chaptertitle1"/>
      </w:pPr>
      <w:r>
        <w:t>Chapter 1</w:t>
      </w:r>
    </w:p>
    <w:p w14:paraId="7A370EC4" w14:textId="77777777" w:rsidR="00B62351" w:rsidRPr="00FE7004" w:rsidRDefault="00B62351" w:rsidP="00FE7004">
      <w:pPr>
        <w:pStyle w:val="Chaptertitle"/>
      </w:pPr>
      <w:bookmarkStart w:id="3" w:name="_Toc197463972"/>
      <w:r>
        <w:t>Introduction</w:t>
      </w:r>
      <w:bookmarkEnd w:id="3"/>
    </w:p>
    <w:p w14:paraId="2D3E605A" w14:textId="77777777" w:rsidR="002E2F3C" w:rsidRPr="00FE7004" w:rsidRDefault="00ED7EDF" w:rsidP="002E2F3C">
      <w:pPr>
        <w:spacing w:line="278" w:lineRule="auto"/>
        <w:jc w:val="left"/>
        <w:rPr>
          <w:sz w:val="28"/>
          <w:szCs w:val="28"/>
          <w:rtl/>
        </w:rPr>
      </w:pPr>
      <w:r>
        <w:rPr>
          <w:sz w:val="28"/>
          <w:szCs w:val="28"/>
        </w:rPr>
        <w:br w:type="page"/>
      </w:r>
    </w:p>
    <w:p w14:paraId="4D032CF1" w14:textId="77777777" w:rsidR="002E2F3C" w:rsidRPr="00FE7004" w:rsidRDefault="002E2F3C" w:rsidP="002E2F3C">
      <w:pPr>
        <w:spacing w:line="278" w:lineRule="auto"/>
        <w:jc w:val="left"/>
        <w:rPr>
          <w:sz w:val="28"/>
          <w:szCs w:val="28"/>
          <w:rtl/>
        </w:rPr>
      </w:pPr>
    </w:p>
    <w:p w14:paraId="0DE00800" w14:textId="77777777" w:rsidR="002E2F3C" w:rsidRPr="00FE7004" w:rsidRDefault="002E2F3C" w:rsidP="002E2F3C">
      <w:pPr>
        <w:pStyle w:val="Heading1"/>
        <w:rPr>
          <w:color w:val="2F5496" w:themeColor="accent1" w:themeShade="BF"/>
          <w:sz w:val="28"/>
          <w:szCs w:val="28"/>
          <w:rtl/>
        </w:rPr>
      </w:pPr>
      <w:r>
        <w:rPr>
          <w:color w:val="2F5496" w:themeColor="accent1" w:themeShade="BF"/>
          <w:sz w:val="28"/>
          <w:szCs w:val="28"/>
        </w:rPr>
        <w:t>1.1 Introduction</w:t>
      </w:r>
      <w:r>
        <w:rPr>
          <w:rFonts w:eastAsiaTheme="minorHAnsi" w:cstheme="minorBidi"/>
          <w:color w:val="2F5496" w:themeColor="accent1" w:themeShade="BF"/>
          <w:sz w:val="28"/>
          <w:szCs w:val="28"/>
        </w:rPr>
        <w:t xml:space="preserve"> </w:t>
      </w:r>
    </w:p>
    <w:p w14:paraId="669F916F" w14:textId="77777777" w:rsidR="002E2F3C" w:rsidRPr="00FE7004" w:rsidRDefault="002E2F3C" w:rsidP="002E2F3C">
      <w:pPr>
        <w:pStyle w:val="NormalWeb"/>
        <w:rPr>
          <w:sz w:val="28"/>
          <w:szCs w:val="28"/>
        </w:rPr>
      </w:pPr>
      <w:r>
        <w:rPr>
          <w:sz w:val="28"/>
          <w:szCs w:val="28"/>
        </w:rPr>
        <w:t>In a world where stress, anxiety, and emotional pressure are becoming part of everyday life, the need for accessible and trustworthy mental health support has never been more urgent. Yet, for millions of people, reaching out for psychological help remains a difficult journey whether due to social stigma, lack of nearby specialists, or the overwhelming complexity of navigating different platforms to find the right support.</w:t>
      </w:r>
    </w:p>
    <w:p w14:paraId="129B3A53" w14:textId="77777777" w:rsidR="002E2F3C" w:rsidRPr="00FE7004" w:rsidRDefault="002E2F3C" w:rsidP="002E2F3C">
      <w:pPr>
        <w:pStyle w:val="NormalWeb"/>
        <w:rPr>
          <w:sz w:val="28"/>
          <w:szCs w:val="28"/>
        </w:rPr>
      </w:pPr>
      <w:r>
        <w:rPr>
          <w:sz w:val="28"/>
          <w:szCs w:val="28"/>
        </w:rPr>
        <w:t xml:space="preserve">The </w:t>
      </w:r>
      <w:r>
        <w:rPr>
          <w:rStyle w:val="Strong"/>
          <w:rFonts w:eastAsiaTheme="majorEastAsia"/>
          <w:b w:val="0"/>
          <w:bCs w:val="0"/>
          <w:sz w:val="28"/>
          <w:szCs w:val="28"/>
        </w:rPr>
        <w:t>Digital Mental Health Platform</w:t>
      </w:r>
      <w:r>
        <w:rPr>
          <w:sz w:val="28"/>
          <w:szCs w:val="28"/>
        </w:rPr>
        <w:t xml:space="preserve"> emerges as a revolutionary step toward transforming how individuals seek and receive psychological care. Instead of fragmenting the patient’s journey across multiple tools and websites, the platform brings everything together in one intelligent, secure, and human-centered ecosystem.</w:t>
      </w:r>
    </w:p>
    <w:p w14:paraId="68194450" w14:textId="77777777" w:rsidR="002E2F3C" w:rsidRPr="00FE7004" w:rsidRDefault="002E2F3C" w:rsidP="002E2F3C">
      <w:pPr>
        <w:pStyle w:val="NormalWeb"/>
        <w:rPr>
          <w:sz w:val="28"/>
          <w:szCs w:val="28"/>
        </w:rPr>
      </w:pPr>
      <w:r>
        <w:rPr>
          <w:sz w:val="28"/>
          <w:szCs w:val="28"/>
        </w:rPr>
        <w:t xml:space="preserve">At its core lies a powerful </w:t>
      </w:r>
      <w:r>
        <w:rPr>
          <w:rStyle w:val="Strong"/>
          <w:rFonts w:eastAsiaTheme="majorEastAsia"/>
          <w:b w:val="0"/>
          <w:bCs w:val="0"/>
          <w:sz w:val="28"/>
          <w:szCs w:val="28"/>
        </w:rPr>
        <w:t>AI-driven virtual assistant</w:t>
      </w:r>
      <w:r>
        <w:rPr>
          <w:sz w:val="28"/>
          <w:szCs w:val="28"/>
        </w:rPr>
        <w:t xml:space="preserve"> capable of providing an initial psychological analysis, allowing users to understand their emotional state in a safe and private environment. This is not meant to replace doctors, but to guide users </w:t>
      </w:r>
      <w:proofErr w:type="gramStart"/>
      <w:r>
        <w:rPr>
          <w:sz w:val="28"/>
          <w:szCs w:val="28"/>
        </w:rPr>
        <w:t>toward</w:t>
      </w:r>
      <w:proofErr w:type="gramEnd"/>
      <w:r>
        <w:rPr>
          <w:sz w:val="28"/>
          <w:szCs w:val="28"/>
        </w:rPr>
        <w:t xml:space="preserve"> the right direction from the very first </w:t>
      </w:r>
      <w:proofErr w:type="gramStart"/>
      <w:r>
        <w:rPr>
          <w:sz w:val="28"/>
          <w:szCs w:val="28"/>
        </w:rPr>
        <w:t>interaction</w:t>
      </w:r>
      <w:proofErr w:type="gramEnd"/>
      <w:r>
        <w:rPr>
          <w:sz w:val="28"/>
          <w:szCs w:val="28"/>
        </w:rPr>
        <w:t xml:space="preserve"> making the experience smoother, faster, and less intimidating.</w:t>
      </w:r>
    </w:p>
    <w:p w14:paraId="2C5E99D0" w14:textId="77777777" w:rsidR="002E2F3C" w:rsidRPr="00FE7004" w:rsidRDefault="002E2F3C" w:rsidP="002E2F3C">
      <w:pPr>
        <w:pStyle w:val="NormalWeb"/>
        <w:rPr>
          <w:sz w:val="28"/>
          <w:szCs w:val="28"/>
        </w:rPr>
      </w:pPr>
      <w:r>
        <w:rPr>
          <w:sz w:val="28"/>
          <w:szCs w:val="28"/>
        </w:rPr>
        <w:t>If professional support is needed, the system instantly recommends the most suitable psychiatrist or therapist based on their expertise, location, and patient feedback. Each doctor has a detailed profile that builds trust and helps patients make informed decisions.</w:t>
      </w:r>
    </w:p>
    <w:p w14:paraId="443F97DB" w14:textId="77777777" w:rsidR="002E2F3C" w:rsidRPr="00FE7004" w:rsidRDefault="002E2F3C" w:rsidP="002E2F3C">
      <w:pPr>
        <w:pStyle w:val="NormalWeb"/>
        <w:rPr>
          <w:sz w:val="28"/>
          <w:szCs w:val="28"/>
        </w:rPr>
      </w:pPr>
      <w:r>
        <w:rPr>
          <w:sz w:val="28"/>
          <w:szCs w:val="28"/>
        </w:rPr>
        <w:t xml:space="preserve">With just a few clicks, users can book an appointment either </w:t>
      </w:r>
      <w:r>
        <w:rPr>
          <w:rStyle w:val="Strong"/>
          <w:rFonts w:eastAsiaTheme="majorEastAsia"/>
          <w:b w:val="0"/>
          <w:bCs w:val="0"/>
          <w:sz w:val="28"/>
          <w:szCs w:val="28"/>
        </w:rPr>
        <w:t>online via video</w:t>
      </w:r>
      <w:r>
        <w:rPr>
          <w:rStyle w:val="Strong"/>
          <w:rFonts w:eastAsiaTheme="majorEastAsia"/>
          <w:sz w:val="28"/>
          <w:szCs w:val="28"/>
        </w:rPr>
        <w:t xml:space="preserve"> </w:t>
      </w:r>
      <w:r>
        <w:rPr>
          <w:rStyle w:val="Strong"/>
          <w:rFonts w:eastAsiaTheme="majorEastAsia"/>
          <w:b w:val="0"/>
          <w:bCs w:val="0"/>
          <w:sz w:val="28"/>
          <w:szCs w:val="28"/>
        </w:rPr>
        <w:t>call</w:t>
      </w:r>
      <w:r>
        <w:rPr>
          <w:sz w:val="28"/>
          <w:szCs w:val="28"/>
        </w:rPr>
        <w:t xml:space="preserve"> or </w:t>
      </w:r>
      <w:r>
        <w:rPr>
          <w:rStyle w:val="Strong"/>
          <w:rFonts w:eastAsiaTheme="majorEastAsia"/>
          <w:b w:val="0"/>
          <w:bCs w:val="0"/>
          <w:sz w:val="28"/>
          <w:szCs w:val="28"/>
        </w:rPr>
        <w:t>offline at the clinic</w:t>
      </w:r>
      <w:r>
        <w:rPr>
          <w:sz w:val="28"/>
          <w:szCs w:val="28"/>
        </w:rPr>
        <w:t xml:space="preserve"> and complete payments securely through the platform. Doctors, in turn, can issue </w:t>
      </w:r>
      <w:r>
        <w:rPr>
          <w:rStyle w:val="Strong"/>
          <w:rFonts w:eastAsiaTheme="majorEastAsia"/>
          <w:b w:val="0"/>
          <w:bCs w:val="0"/>
          <w:sz w:val="28"/>
          <w:szCs w:val="28"/>
        </w:rPr>
        <w:t>digital prescriptions (PDF)</w:t>
      </w:r>
      <w:r>
        <w:rPr>
          <w:sz w:val="28"/>
          <w:szCs w:val="28"/>
        </w:rPr>
        <w:t xml:space="preserve"> and manage patient archives that include chat history, reports, and previous diagnoses. Every aspect of interaction is safeguarded with advanced privacy controls and role-based access levels for patients, doctors, and administrators.</w:t>
      </w:r>
    </w:p>
    <w:p w14:paraId="56B1777C" w14:textId="77777777" w:rsidR="002E2F3C" w:rsidRPr="00FE7004" w:rsidRDefault="002E2F3C" w:rsidP="002E2F3C">
      <w:pPr>
        <w:pStyle w:val="NormalWeb"/>
        <w:rPr>
          <w:sz w:val="28"/>
          <w:szCs w:val="28"/>
          <w:rtl/>
        </w:rPr>
      </w:pPr>
      <w:r>
        <w:rPr>
          <w:sz w:val="28"/>
          <w:szCs w:val="28"/>
        </w:rPr>
        <w:t xml:space="preserve">By combining artificial intelligence, modern web technologies, and the expertise of certified mental health professionals, this platform offers more than just a service. It offers </w:t>
      </w:r>
      <w:r>
        <w:rPr>
          <w:rStyle w:val="Strong"/>
          <w:rFonts w:eastAsiaTheme="majorEastAsia"/>
          <w:b w:val="0"/>
          <w:bCs w:val="0"/>
          <w:sz w:val="28"/>
          <w:szCs w:val="28"/>
        </w:rPr>
        <w:t>a safe space</w:t>
      </w:r>
      <w:r>
        <w:rPr>
          <w:b/>
          <w:bCs/>
          <w:sz w:val="28"/>
          <w:szCs w:val="28"/>
        </w:rPr>
        <w:t>,</w:t>
      </w:r>
      <w:r>
        <w:rPr>
          <w:sz w:val="28"/>
          <w:szCs w:val="28"/>
        </w:rPr>
        <w:t xml:space="preserve"> a reliable companion, and a digital bridge connecting people to the help they need whenever and wherever they need it.</w:t>
      </w:r>
      <w:r>
        <w:rPr>
          <w:rFonts w:hint="cs"/>
          <w:sz w:val="28"/>
          <w:szCs w:val="28"/>
          <w:rtl/>
        </w:rPr>
        <w:t xml:space="preserve">         </w:t>
      </w:r>
    </w:p>
    <w:p w14:paraId="7141C276" w14:textId="77777777" w:rsidR="00777686" w:rsidRPr="00FE7004" w:rsidRDefault="00777686" w:rsidP="00D77EDF">
      <w:pPr>
        <w:pStyle w:val="Heading1"/>
        <w:rPr>
          <w:color w:val="2F5496" w:themeColor="accent1" w:themeShade="BF"/>
          <w:sz w:val="28"/>
          <w:szCs w:val="28"/>
          <w:rtl/>
        </w:rPr>
      </w:pPr>
    </w:p>
    <w:p w14:paraId="02CE10B9" w14:textId="77777777" w:rsidR="00D75408" w:rsidRPr="00FE7004" w:rsidRDefault="00D77EDF" w:rsidP="00D75408">
      <w:pPr>
        <w:pStyle w:val="Heading1"/>
        <w:rPr>
          <w:color w:val="2F5496" w:themeColor="accent1" w:themeShade="BF"/>
          <w:sz w:val="28"/>
          <w:szCs w:val="28"/>
        </w:rPr>
      </w:pPr>
      <w:r>
        <w:rPr>
          <w:color w:val="2F5496" w:themeColor="accent1" w:themeShade="BF"/>
          <w:sz w:val="28"/>
          <w:szCs w:val="28"/>
        </w:rPr>
        <w:t>1.2 Background and Motivation</w:t>
      </w:r>
    </w:p>
    <w:p w14:paraId="36643364" w14:textId="77777777" w:rsidR="00D75408" w:rsidRPr="00FE7004" w:rsidRDefault="00D77EDF" w:rsidP="00DA3A70">
      <w:pPr>
        <w:pStyle w:val="NoSpacing"/>
        <w:spacing w:line="360" w:lineRule="auto"/>
        <w:rPr>
          <w:sz w:val="28"/>
          <w:szCs w:val="28"/>
        </w:rPr>
      </w:pPr>
      <w:r>
        <w:rPr>
          <w:sz w:val="28"/>
          <w:szCs w:val="28"/>
        </w:rPr>
        <w:t xml:space="preserve">Over recent years, mental health has gained global attention, with predictions that mental disorders may become one of the leading health burdens by 2030. This rise is fueled by fast-paced lifestyles, digital stress, and the emotional impact of recent world events. Yet, despite this growing awareness, many challenges still stand in the way of accessing proper psychological care. Social stigma prevents many from visiting </w:t>
      </w:r>
      <w:proofErr w:type="gramStart"/>
      <w:r>
        <w:rPr>
          <w:sz w:val="28"/>
          <w:szCs w:val="28"/>
        </w:rPr>
        <w:t>a psychiatrist</w:t>
      </w:r>
      <w:proofErr w:type="gramEnd"/>
      <w:r>
        <w:rPr>
          <w:sz w:val="28"/>
          <w:szCs w:val="28"/>
        </w:rPr>
        <w:t xml:space="preserve">, and remote areas often lack qualified specialists. Patients also face fragmented systems one platform for AI chat, another for doctor booking, and a third for payments making the process confusing and inefficient. Privacy concerns further discourage users from seeking help online, while the rising demand for telemedicine requires safer and more integrated solutions. Most existing platforms focus on isolated features: some offer online consultations without psychological assessment tools, others provide basic AI chatbots without access to real therapists, and many fail to ensure secure data handling or continuity of care. The Digital Mental Health Platform was created to bridge these gaps. It offers early psychological screening through an AI assistant, smooth referral to suitable doctors, a unified workflow for booking and payments, secure storage for patient data, and a supportive environment where users can seek help without fear or judgment. The </w:t>
      </w:r>
    </w:p>
    <w:p w14:paraId="3D146749" w14:textId="77777777" w:rsidR="00D77EDF" w:rsidRPr="00FE7004" w:rsidRDefault="00D75408" w:rsidP="00DA3A70">
      <w:pPr>
        <w:pStyle w:val="NoSpacing"/>
        <w:spacing w:line="360" w:lineRule="auto"/>
        <w:rPr>
          <w:sz w:val="28"/>
          <w:szCs w:val="28"/>
        </w:rPr>
      </w:pPr>
      <w:r>
        <w:rPr>
          <w:sz w:val="28"/>
          <w:szCs w:val="28"/>
        </w:rPr>
        <w:t>Motivation behind the project is simple to build a digital space that protects privacy, respects human emotions, and makes mental health support accessible to everyone, anywhere.</w:t>
      </w:r>
    </w:p>
    <w:p w14:paraId="52CB31D6" w14:textId="77777777" w:rsidR="00D77EDF" w:rsidRPr="00FE7004" w:rsidRDefault="00D77EDF" w:rsidP="00D77EDF">
      <w:pPr>
        <w:pStyle w:val="Heading1"/>
        <w:rPr>
          <w:b w:val="0"/>
          <w:sz w:val="28"/>
          <w:szCs w:val="28"/>
        </w:rPr>
      </w:pPr>
    </w:p>
    <w:p w14:paraId="5843C22C" w14:textId="77777777" w:rsidR="00D77EDF" w:rsidRPr="00FE7004" w:rsidRDefault="00D83A53" w:rsidP="00D83A53">
      <w:pPr>
        <w:pStyle w:val="Heading1"/>
        <w:rPr>
          <w:color w:val="2F5496" w:themeColor="accent1" w:themeShade="BF"/>
          <w:sz w:val="28"/>
          <w:szCs w:val="28"/>
        </w:rPr>
      </w:pPr>
      <w:r>
        <w:rPr>
          <w:color w:val="2F5496" w:themeColor="accent1" w:themeShade="BF"/>
          <w:sz w:val="28"/>
          <w:szCs w:val="28"/>
        </w:rPr>
        <w:t>1.3 Importance of the Problem</w:t>
      </w:r>
    </w:p>
    <w:p w14:paraId="3A7CED3F" w14:textId="77777777" w:rsidR="00CE4EC4" w:rsidRPr="00FE7004" w:rsidRDefault="00CE4EC4" w:rsidP="00CE4EC4">
      <w:pPr>
        <w:pStyle w:val="NoSpacing"/>
        <w:spacing w:line="276" w:lineRule="auto"/>
        <w:rPr>
          <w:sz w:val="28"/>
          <w:szCs w:val="28"/>
        </w:rPr>
      </w:pPr>
      <w:r>
        <w:rPr>
          <w:sz w:val="28"/>
          <w:szCs w:val="28"/>
        </w:rPr>
        <w:t>Mental health problems are becoming a serious issue worldwide. Millions of people struggle with anxiety, depression, and stress every day, often in silence. The hardest part is knowing where to turn for help. Right now, the system is confusing and scattered</w:t>
      </w:r>
      <w:r>
        <w:rPr>
          <w:rFonts w:hint="cs"/>
          <w:sz w:val="28"/>
          <w:szCs w:val="28"/>
          <w:rtl/>
        </w:rPr>
        <w:t xml:space="preserve"> </w:t>
      </w:r>
      <w:r>
        <w:rPr>
          <w:sz w:val="28"/>
          <w:szCs w:val="28"/>
        </w:rPr>
        <w:t>AI chatbots, therapist directories, and appointment platforms are all separate. This makes it harder to get timely care and can turn treatable problems into bigger issues.</w:t>
      </w:r>
    </w:p>
    <w:p w14:paraId="65A66CDD" w14:textId="77777777" w:rsidR="00CE4EC4" w:rsidRPr="00FE7004" w:rsidRDefault="00CE4EC4" w:rsidP="00CE4EC4">
      <w:pPr>
        <w:pStyle w:val="NoSpacing"/>
        <w:spacing w:line="276" w:lineRule="auto"/>
        <w:rPr>
          <w:sz w:val="28"/>
          <w:szCs w:val="28"/>
        </w:rPr>
      </w:pPr>
      <w:r>
        <w:rPr>
          <w:sz w:val="28"/>
          <w:szCs w:val="28"/>
        </w:rPr>
        <w:t>Many patients feel lost, stressed, and afraid of being judged. Doctors and therapists often cannot reach the people who need them most. Clinics struggle with messy records and poor coordination, and communities rarely have safe spaces to talk openly about mental health. In places with limited resources or language barriers, the problem is even worse, leaving many people without support when they need it most.</w:t>
      </w:r>
    </w:p>
    <w:p w14:paraId="3CAB5877" w14:textId="77777777" w:rsidR="000D5D8B" w:rsidRPr="00FE7004" w:rsidRDefault="00CE4EC4" w:rsidP="00CE4EC4">
      <w:pPr>
        <w:pStyle w:val="NoSpacing"/>
        <w:spacing w:line="276" w:lineRule="auto"/>
        <w:rPr>
          <w:sz w:val="28"/>
          <w:szCs w:val="28"/>
          <w:rtl/>
        </w:rPr>
      </w:pPr>
      <w:r>
        <w:rPr>
          <w:sz w:val="28"/>
          <w:szCs w:val="28"/>
        </w:rPr>
        <w:t xml:space="preserve">The Digital Mental Health Platform is designed to fix these problems. It offers </w:t>
      </w:r>
    </w:p>
    <w:p w14:paraId="146DA294" w14:textId="77777777" w:rsidR="00CE4EC4" w:rsidRPr="00FE7004" w:rsidRDefault="00CE4EC4" w:rsidP="00CE4EC4">
      <w:pPr>
        <w:pStyle w:val="NoSpacing"/>
        <w:spacing w:line="276" w:lineRule="auto"/>
        <w:rPr>
          <w:sz w:val="28"/>
          <w:szCs w:val="28"/>
        </w:rPr>
      </w:pPr>
      <w:r>
        <w:rPr>
          <w:sz w:val="28"/>
          <w:szCs w:val="28"/>
        </w:rPr>
        <w:t>AI-powered early assessments, smart doctor recommendations, easy online or offline appointments, digital prescriptions, and a secure archive for patient records. By bringing everything together in one place, it makes the process of getting help smooth, safe, and stress-free.</w:t>
      </w:r>
    </w:p>
    <w:p w14:paraId="4D02B6F8" w14:textId="77777777" w:rsidR="00CE4EC4" w:rsidRPr="00FE7004" w:rsidRDefault="00CE4EC4" w:rsidP="00CE4EC4">
      <w:pPr>
        <w:pStyle w:val="NoSpacing"/>
        <w:spacing w:line="276" w:lineRule="auto"/>
        <w:rPr>
          <w:sz w:val="28"/>
          <w:szCs w:val="28"/>
        </w:rPr>
      </w:pPr>
      <w:r>
        <w:rPr>
          <w:sz w:val="28"/>
          <w:szCs w:val="28"/>
        </w:rPr>
        <w:t xml:space="preserve">This project is more than just technology it is about helping people in real life. It gives patients the confidence to seek care, reduces suffering, and saves lives. By connecting patients, doctors, and communities, it creates a supportive environment where mental health is taken </w:t>
      </w:r>
      <w:proofErr w:type="gramStart"/>
      <w:r>
        <w:rPr>
          <w:sz w:val="28"/>
          <w:szCs w:val="28"/>
        </w:rPr>
        <w:t>seriously</w:t>
      </w:r>
      <w:proofErr w:type="gramEnd"/>
      <w:r>
        <w:rPr>
          <w:sz w:val="28"/>
          <w:szCs w:val="28"/>
        </w:rPr>
        <w:t xml:space="preserve"> and help is easy to reach.</w:t>
      </w:r>
    </w:p>
    <w:p w14:paraId="7C323290" w14:textId="77777777" w:rsidR="003F3910" w:rsidRPr="00FE7004" w:rsidRDefault="000D5D8B" w:rsidP="000D5D8B">
      <w:pPr>
        <w:pStyle w:val="NoSpacing"/>
        <w:spacing w:line="276" w:lineRule="auto"/>
        <w:rPr>
          <w:sz w:val="28"/>
          <w:szCs w:val="28"/>
        </w:rPr>
      </w:pPr>
      <w:r>
        <w:rPr>
          <w:sz w:val="28"/>
          <w:szCs w:val="28"/>
        </w:rPr>
        <w:t>In a world where mental health problems are often ignored until they become serious, this platform offers real help. Its AI-powered virtual assistant provides an initial assessment, guides people to the right doctors, and gives tools to manage their mental health. By making care easy, fast, and personalized, it helps prevent crises and supports everyone anytime, anywhere.</w:t>
      </w:r>
    </w:p>
    <w:p w14:paraId="2CCAC2CA" w14:textId="77777777" w:rsidR="00C432A4" w:rsidRPr="00FE7004" w:rsidRDefault="00C432A4" w:rsidP="00C432A4">
      <w:pPr>
        <w:pStyle w:val="Heading1"/>
        <w:rPr>
          <w:b w:val="0"/>
          <w:sz w:val="28"/>
          <w:szCs w:val="28"/>
          <w:rtl/>
        </w:rPr>
      </w:pPr>
    </w:p>
    <w:p w14:paraId="799F7840" w14:textId="77777777" w:rsidR="00C432A4" w:rsidRPr="00FE7004" w:rsidRDefault="00C432A4" w:rsidP="00C432A4">
      <w:pPr>
        <w:pStyle w:val="Heading1"/>
        <w:rPr>
          <w:color w:val="2F5496" w:themeColor="accent1" w:themeShade="BF"/>
          <w:sz w:val="28"/>
          <w:szCs w:val="28"/>
        </w:rPr>
      </w:pPr>
      <w:r>
        <w:rPr>
          <w:color w:val="2F5496" w:themeColor="accent1" w:themeShade="BF"/>
          <w:sz w:val="28"/>
          <w:szCs w:val="28"/>
        </w:rPr>
        <w:t>1.4 Problem Statement</w:t>
      </w:r>
    </w:p>
    <w:p w14:paraId="75D52A48" w14:textId="77777777" w:rsidR="00B37A57" w:rsidRPr="00FE7004" w:rsidRDefault="00B37A57" w:rsidP="0054011E">
      <w:pPr>
        <w:pStyle w:val="NoSpacing"/>
        <w:spacing w:line="360" w:lineRule="auto"/>
        <w:rPr>
          <w:sz w:val="28"/>
          <w:szCs w:val="28"/>
          <w:lang w:bidi="ar-EG"/>
        </w:rPr>
      </w:pPr>
      <w:r>
        <w:rPr>
          <w:sz w:val="28"/>
          <w:szCs w:val="28"/>
          <w:lang w:bidi="ar-EG"/>
        </w:rPr>
        <w:t xml:space="preserve">Many people struggle to get the mental health support they need. Finding help is often confusing and stressful because services are scattered across different apps and platforms. One app may offer an AI chatbot, </w:t>
      </w:r>
      <w:proofErr w:type="gramStart"/>
      <w:r>
        <w:rPr>
          <w:sz w:val="28"/>
          <w:szCs w:val="28"/>
          <w:lang w:bidi="ar-EG"/>
        </w:rPr>
        <w:t>another</w:t>
      </w:r>
      <w:proofErr w:type="gramEnd"/>
      <w:r>
        <w:rPr>
          <w:sz w:val="28"/>
          <w:szCs w:val="28"/>
          <w:lang w:bidi="ar-EG"/>
        </w:rPr>
        <w:t xml:space="preserve"> lists doctors, and yet </w:t>
      </w:r>
      <w:proofErr w:type="gramStart"/>
      <w:r>
        <w:rPr>
          <w:sz w:val="28"/>
          <w:szCs w:val="28"/>
          <w:lang w:bidi="ar-EG"/>
        </w:rPr>
        <w:t>another</w:t>
      </w:r>
      <w:proofErr w:type="gramEnd"/>
      <w:r>
        <w:rPr>
          <w:sz w:val="28"/>
          <w:szCs w:val="28"/>
          <w:lang w:bidi="ar-EG"/>
        </w:rPr>
        <w:t xml:space="preserve"> handles appointments or payments. This makes it hard to get timely care and can increase stress, anxiety, or worsen treatable conditions.</w:t>
      </w:r>
    </w:p>
    <w:p w14:paraId="0DC3EFE4" w14:textId="77777777" w:rsidR="00B37A57" w:rsidRPr="00FE7004" w:rsidRDefault="00B37A57" w:rsidP="0054011E">
      <w:pPr>
        <w:pStyle w:val="NoSpacing"/>
        <w:spacing w:line="360" w:lineRule="auto"/>
        <w:rPr>
          <w:sz w:val="28"/>
          <w:szCs w:val="28"/>
          <w:lang w:bidi="ar-EG"/>
        </w:rPr>
      </w:pPr>
      <w:r>
        <w:rPr>
          <w:sz w:val="28"/>
          <w:szCs w:val="28"/>
          <w:lang w:bidi="ar-EG"/>
        </w:rPr>
        <w:t>Existing solutions only cover parts of the problem. Some let you book a doctor but offer no assessment tools. Others provide AI chatbots but no access to real therapists. Many platforms also fail to keep patient data secure or maintain a clear history of care. These gaps are even bigger in regions where resources are limited or where language and cultural barriers make it harder to find reliable help.</w:t>
      </w:r>
      <w:r>
        <w:rPr>
          <w:rFonts w:hint="cs"/>
          <w:sz w:val="28"/>
          <w:szCs w:val="28"/>
          <w:rtl/>
          <w:lang w:bidi="ar-EG"/>
        </w:rPr>
        <w:t xml:space="preserve"> </w:t>
      </w:r>
      <w:r>
        <w:rPr>
          <w:sz w:val="28"/>
          <w:szCs w:val="28"/>
          <w:lang w:bidi="ar-EG"/>
        </w:rPr>
        <w:t>The Digital Mental Health Platform solves this by bringing everything together in one place. It uses an AI assistant to give early assessments, recommends the right doctors, allows easy appointment booking, stores patient records securely, and even provides digital prescriptions. It also creates a safe space for users to get guidance and support without fear or stigma.</w:t>
      </w:r>
    </w:p>
    <w:p w14:paraId="30D6A850" w14:textId="77777777" w:rsidR="00B37A57" w:rsidRPr="00FE7004" w:rsidRDefault="00B37A57" w:rsidP="0054011E">
      <w:pPr>
        <w:pStyle w:val="NoSpacing"/>
        <w:spacing w:line="360" w:lineRule="auto"/>
        <w:rPr>
          <w:sz w:val="28"/>
          <w:szCs w:val="28"/>
          <w:lang w:bidi="ar-EG"/>
        </w:rPr>
      </w:pPr>
      <w:r>
        <w:rPr>
          <w:sz w:val="28"/>
          <w:szCs w:val="28"/>
          <w:lang w:bidi="ar-EG"/>
        </w:rPr>
        <w:t>By centralizing these services, the platform not only saves time and reduces stress for patients, but it also helps doctors reach those who need care most and improves the efficiency of clinics. It encourages early intervention, preventing small problems from becoming serious crises. This integrated approach can change the way mental health care is accessed, making it faster, safer</w:t>
      </w:r>
      <w:r>
        <w:rPr>
          <w:b/>
          <w:bCs/>
          <w:sz w:val="28"/>
          <w:szCs w:val="28"/>
          <w:lang w:bidi="ar-EG"/>
        </w:rPr>
        <w:t xml:space="preserve">, </w:t>
      </w:r>
      <w:r>
        <w:rPr>
          <w:sz w:val="28"/>
          <w:szCs w:val="28"/>
          <w:lang w:bidi="ar-EG"/>
        </w:rPr>
        <w:t>and more effective for everyone.</w:t>
      </w:r>
    </w:p>
    <w:p w14:paraId="3603DE87" w14:textId="77777777" w:rsidR="00D75408" w:rsidRPr="00FE7004" w:rsidRDefault="00B37A57" w:rsidP="0054011E">
      <w:pPr>
        <w:pStyle w:val="NoSpacing"/>
        <w:spacing w:line="360" w:lineRule="auto"/>
        <w:rPr>
          <w:sz w:val="28"/>
          <w:szCs w:val="28"/>
          <w:lang w:bidi="ar-EG"/>
        </w:rPr>
      </w:pPr>
      <w:r>
        <w:rPr>
          <w:sz w:val="28"/>
          <w:szCs w:val="28"/>
          <w:lang w:bidi="ar-EG"/>
        </w:rPr>
        <w:t xml:space="preserve">Additionally, the platform empowers users to track their progress over time, review past consultations, and receive personalized tips from the AI assistant. Families and caregivers can also stay informed and provide better support to their loved ones. </w:t>
      </w:r>
      <w:proofErr w:type="gramStart"/>
      <w:r>
        <w:rPr>
          <w:sz w:val="28"/>
          <w:szCs w:val="28"/>
          <w:lang w:bidi="ar-EG"/>
        </w:rPr>
        <w:t>By</w:t>
      </w:r>
      <w:proofErr w:type="gramEnd"/>
      <w:r>
        <w:rPr>
          <w:sz w:val="28"/>
          <w:szCs w:val="28"/>
          <w:lang w:bidi="ar-EG"/>
        </w:rPr>
        <w:t xml:space="preserve"> </w:t>
      </w:r>
    </w:p>
    <w:p w14:paraId="4D7CB63C" w14:textId="77777777" w:rsidR="00D75408" w:rsidRPr="00FE7004" w:rsidRDefault="00D75408" w:rsidP="0054011E">
      <w:pPr>
        <w:pStyle w:val="NoSpacing"/>
        <w:spacing w:line="360" w:lineRule="auto"/>
        <w:rPr>
          <w:sz w:val="28"/>
          <w:szCs w:val="28"/>
          <w:lang w:bidi="ar-EG"/>
        </w:rPr>
      </w:pPr>
    </w:p>
    <w:p w14:paraId="446809CB" w14:textId="77777777" w:rsidR="00B37A57" w:rsidRPr="00FE7004" w:rsidRDefault="00B37A57" w:rsidP="0054011E">
      <w:pPr>
        <w:pStyle w:val="NoSpacing"/>
        <w:spacing w:line="360" w:lineRule="auto"/>
        <w:rPr>
          <w:sz w:val="28"/>
          <w:szCs w:val="28"/>
          <w:lang w:bidi="ar-EG"/>
        </w:rPr>
      </w:pPr>
      <w:r>
        <w:rPr>
          <w:sz w:val="28"/>
          <w:szCs w:val="28"/>
          <w:lang w:bidi="ar-EG"/>
        </w:rPr>
        <w:t>combining technology, professional expertise, and secure data management, the system ensures continuity of care and builds trust between patients and healthcare providers. It promotes awareness, reduces stigma, and fosters a culture where seeking mental health support is easy and normal. This comprehensive solution addresses both immediate needs and long-term well-being, creating a truly accessible mental healthcare ecosystem.</w:t>
      </w:r>
      <w:r>
        <w:rPr>
          <w:rFonts w:hint="cs"/>
          <w:sz w:val="28"/>
          <w:szCs w:val="28"/>
          <w:rtl/>
          <w:lang w:bidi="ar-EG"/>
        </w:rPr>
        <w:t xml:space="preserve"> </w:t>
      </w:r>
      <w:r>
        <w:rPr>
          <w:sz w:val="28"/>
          <w:szCs w:val="28"/>
          <w:lang w:bidi="ar-EG"/>
        </w:rPr>
        <w:t>This platform is more than just technology—it is a complete solution</w:t>
      </w:r>
      <w:r>
        <w:rPr>
          <w:b/>
          <w:bCs/>
          <w:sz w:val="28"/>
          <w:szCs w:val="28"/>
          <w:lang w:bidi="ar-EG"/>
        </w:rPr>
        <w:t xml:space="preserve"> </w:t>
      </w:r>
      <w:r>
        <w:rPr>
          <w:sz w:val="28"/>
          <w:szCs w:val="28"/>
          <w:lang w:bidi="ar-EG"/>
        </w:rPr>
        <w:t>to a pressing problem, giving people real tools and support to take control of their mental well-being anytime, anywhere.</w:t>
      </w:r>
    </w:p>
    <w:p w14:paraId="664C7D19" w14:textId="77777777" w:rsidR="00B60BE7" w:rsidRDefault="00C326C6">
      <w:pPr>
        <w:spacing w:line="278" w:lineRule="auto"/>
        <w:jc w:val="left"/>
        <w:rPr>
          <w:b/>
          <w:bCs/>
          <w:color w:val="1F3864" w:themeColor="accent1" w:themeShade="80"/>
          <w:sz w:val="28"/>
          <w:szCs w:val="28"/>
          <w:lang w:bidi="ar-EG"/>
        </w:rPr>
      </w:pPr>
      <w:r>
        <w:rPr>
          <w:b/>
          <w:bCs/>
          <w:color w:val="1F3864" w:themeColor="accent1" w:themeShade="80"/>
          <w:sz w:val="28"/>
          <w:szCs w:val="28"/>
          <w:lang w:bidi="ar-EG"/>
        </w:rPr>
        <w:t>1.5 Objectives</w:t>
      </w:r>
    </w:p>
    <w:p w14:paraId="1F680572" w14:textId="77777777" w:rsidR="00B60BE7" w:rsidRDefault="00B60BE7" w:rsidP="00B60BE7">
      <w:pPr>
        <w:spacing w:line="276" w:lineRule="auto"/>
        <w:rPr>
          <w:sz w:val="28"/>
          <w:szCs w:val="28"/>
          <w:lang w:bidi="ar-EG"/>
        </w:rPr>
      </w:pPr>
      <w:r>
        <w:rPr>
          <w:sz w:val="28"/>
          <w:szCs w:val="28"/>
          <w:lang w:bidi="ar-EG"/>
        </w:rPr>
        <w:t>Main Objective: To create a vital Digital Psychiatrist Platform that removes barriers to care, provides immediate support, and helps individuals prevent mental health crises before they escalate.</w:t>
      </w:r>
    </w:p>
    <w:p w14:paraId="74A5A653" w14:textId="77777777" w:rsidR="00B60BE7" w:rsidRDefault="00B60BE7" w:rsidP="00B60BE7">
      <w:pPr>
        <w:spacing w:line="276" w:lineRule="auto"/>
        <w:rPr>
          <w:sz w:val="28"/>
          <w:szCs w:val="28"/>
          <w:lang w:bidi="ar-EG"/>
        </w:rPr>
      </w:pPr>
      <w:r>
        <w:rPr>
          <w:sz w:val="28"/>
          <w:szCs w:val="28"/>
          <w:lang w:bidi="ar-EG"/>
        </w:rPr>
        <w:t>Specific Objectives:</w:t>
      </w:r>
    </w:p>
    <w:p w14:paraId="11EABC09" w14:textId="77777777" w:rsidR="00B60BE7" w:rsidRPr="00C326C6" w:rsidRDefault="00B60BE7" w:rsidP="00B60BE7">
      <w:pPr>
        <w:pStyle w:val="NoSpacing"/>
        <w:rPr>
          <w:sz w:val="28"/>
          <w:szCs w:val="28"/>
          <w:lang w:bidi="ar-EG"/>
        </w:rPr>
      </w:pPr>
      <w:r>
        <w:rPr>
          <w:sz w:val="28"/>
          <w:szCs w:val="28"/>
          <w:lang w:bidi="ar-EG"/>
        </w:rPr>
        <w:t>The platform features a Virtual AI Assistant that provides an initial psychological assessment, helping patients understand their mental state quickly.</w:t>
      </w:r>
    </w:p>
    <w:p w14:paraId="753C5EBD" w14:textId="77777777" w:rsidR="00B60BE7" w:rsidRPr="00C326C6" w:rsidRDefault="00B60BE7" w:rsidP="00B60BE7">
      <w:pPr>
        <w:pStyle w:val="NoSpacing"/>
        <w:rPr>
          <w:sz w:val="28"/>
          <w:szCs w:val="28"/>
          <w:lang w:bidi="ar-EG"/>
        </w:rPr>
      </w:pPr>
      <w:r>
        <w:rPr>
          <w:sz w:val="28"/>
          <w:szCs w:val="28"/>
          <w:lang w:bidi="ar-EG"/>
        </w:rPr>
        <w:t xml:space="preserve">If the assessment indicates that professional care is needed, the system recommends suitable doctors based on expertise, reviews, and location. Patients with mild or manageable conditions are guided by </w:t>
      </w:r>
      <w:proofErr w:type="gramStart"/>
      <w:r>
        <w:rPr>
          <w:sz w:val="28"/>
          <w:szCs w:val="28"/>
          <w:lang w:bidi="ar-EG"/>
        </w:rPr>
        <w:t>the AI</w:t>
      </w:r>
      <w:proofErr w:type="gramEnd"/>
      <w:r>
        <w:rPr>
          <w:sz w:val="28"/>
          <w:szCs w:val="28"/>
          <w:lang w:bidi="ar-EG"/>
        </w:rPr>
        <w:t xml:space="preserve"> without unnecessary referrals.</w:t>
      </w:r>
    </w:p>
    <w:p w14:paraId="280B5EB7" w14:textId="77777777" w:rsidR="00B60BE7" w:rsidRPr="00C326C6" w:rsidRDefault="00B60BE7" w:rsidP="00B60BE7">
      <w:pPr>
        <w:pStyle w:val="NoSpacing"/>
        <w:rPr>
          <w:sz w:val="28"/>
          <w:szCs w:val="28"/>
          <w:lang w:bidi="ar-EG"/>
        </w:rPr>
      </w:pPr>
      <w:r>
        <w:rPr>
          <w:sz w:val="28"/>
          <w:szCs w:val="28"/>
          <w:lang w:bidi="ar-EG"/>
        </w:rPr>
        <w:t>Each doctor has a profile with details, specialization, and patient ratings, helping users make informed choices.</w:t>
      </w:r>
    </w:p>
    <w:p w14:paraId="573D553E" w14:textId="77777777" w:rsidR="00B60BE7" w:rsidRPr="00C326C6" w:rsidRDefault="00B60BE7" w:rsidP="00B60BE7">
      <w:pPr>
        <w:pStyle w:val="NoSpacing"/>
        <w:rPr>
          <w:sz w:val="28"/>
          <w:szCs w:val="28"/>
          <w:lang w:bidi="ar-EG"/>
        </w:rPr>
      </w:pPr>
      <w:r>
        <w:rPr>
          <w:sz w:val="28"/>
          <w:szCs w:val="28"/>
          <w:lang w:bidi="ar-EG"/>
        </w:rPr>
        <w:t>Patients can book appointments easily, online via video call or offline at the clinic, with secure payment options.</w:t>
      </w:r>
    </w:p>
    <w:p w14:paraId="66FBFF4B" w14:textId="77777777" w:rsidR="00B60BE7" w:rsidRPr="00C326C6" w:rsidRDefault="00B60BE7" w:rsidP="00B60BE7">
      <w:pPr>
        <w:pStyle w:val="NoSpacing"/>
        <w:rPr>
          <w:sz w:val="28"/>
          <w:szCs w:val="28"/>
          <w:lang w:bidi="ar-EG"/>
        </w:rPr>
      </w:pPr>
      <w:r>
        <w:rPr>
          <w:sz w:val="28"/>
          <w:szCs w:val="28"/>
          <w:lang w:bidi="ar-EG"/>
        </w:rPr>
        <w:t>Doctors can send digital prescriptions for online consultations, and the platform keeps a secure patient archive with chat history and reports.</w:t>
      </w:r>
    </w:p>
    <w:p w14:paraId="6C7DBCEE" w14:textId="77777777" w:rsidR="00B60BE7" w:rsidRPr="00C326C6" w:rsidRDefault="00B60BE7" w:rsidP="00B60BE7">
      <w:pPr>
        <w:pStyle w:val="NoSpacing"/>
        <w:rPr>
          <w:sz w:val="28"/>
          <w:szCs w:val="28"/>
          <w:lang w:bidi="ar-EG"/>
        </w:rPr>
      </w:pPr>
      <w:r>
        <w:rPr>
          <w:sz w:val="28"/>
          <w:szCs w:val="28"/>
          <w:lang w:bidi="ar-EG"/>
        </w:rPr>
        <w:t>After consultations, patients can leave anonymous reviews for doctors, promoting trust and transparency.</w:t>
      </w:r>
    </w:p>
    <w:p w14:paraId="2EC5EAC0" w14:textId="77777777" w:rsidR="00B60BE7" w:rsidRPr="00C326C6" w:rsidRDefault="00B60BE7" w:rsidP="00B60BE7">
      <w:pPr>
        <w:pStyle w:val="NoSpacing"/>
        <w:rPr>
          <w:sz w:val="28"/>
          <w:szCs w:val="28"/>
          <w:lang w:bidi="ar-EG"/>
        </w:rPr>
      </w:pPr>
      <w:r>
        <w:rPr>
          <w:sz w:val="28"/>
          <w:szCs w:val="28"/>
          <w:lang w:bidi="ar-EG"/>
        </w:rPr>
        <w:t>Users access all services through role-based accounts, ensuring security and proper data management.</w:t>
      </w:r>
    </w:p>
    <w:p w14:paraId="79CB9DFD" w14:textId="77777777" w:rsidR="00B60BE7" w:rsidRPr="00C326C6" w:rsidRDefault="00B60BE7" w:rsidP="00B60BE7">
      <w:pPr>
        <w:pStyle w:val="NoSpacing"/>
        <w:rPr>
          <w:sz w:val="28"/>
          <w:szCs w:val="28"/>
          <w:lang w:bidi="ar-EG"/>
        </w:rPr>
      </w:pPr>
      <w:r>
        <w:rPr>
          <w:sz w:val="28"/>
          <w:szCs w:val="28"/>
          <w:lang w:bidi="ar-EG"/>
        </w:rPr>
        <w:t>The platform prioritizes privacy and compliance with health regulations, providing a safe and reliable environment for mental health care.</w:t>
      </w:r>
    </w:p>
    <w:p w14:paraId="1378F5BD" w14:textId="77777777" w:rsidR="00B60BE7" w:rsidRPr="00C326C6" w:rsidRDefault="00B60BE7" w:rsidP="00B60BE7">
      <w:pPr>
        <w:pStyle w:val="NoSpacing"/>
        <w:rPr>
          <w:sz w:val="28"/>
          <w:szCs w:val="28"/>
          <w:lang w:bidi="ar-EG"/>
        </w:rPr>
      </w:pPr>
      <w:r>
        <w:rPr>
          <w:sz w:val="28"/>
          <w:szCs w:val="28"/>
          <w:lang w:bidi="ar-EG"/>
        </w:rPr>
        <w:lastRenderedPageBreak/>
        <w:t>It sends reminders and follow-ups to help patients stay on track with their treatment and appointments</w:t>
      </w:r>
    </w:p>
    <w:p w14:paraId="22780CD5" w14:textId="77777777" w:rsidR="00132B9A" w:rsidRPr="00780451" w:rsidRDefault="00B74097" w:rsidP="00780451">
      <w:pPr>
        <w:spacing w:line="278" w:lineRule="auto"/>
        <w:jc w:val="left"/>
        <w:rPr>
          <w:b/>
          <w:bCs/>
          <w:sz w:val="28"/>
          <w:szCs w:val="28"/>
          <w:rtl/>
          <w:lang w:bidi="ar-EG"/>
        </w:rPr>
      </w:pPr>
      <w:r>
        <w:rPr>
          <w:b/>
          <w:bCs/>
          <w:color w:val="2F5496" w:themeColor="accent1" w:themeShade="BF"/>
          <w:sz w:val="28"/>
          <w:szCs w:val="28"/>
        </w:rPr>
        <w:t>1.6 Brief Overview of the Proposed Solution</w:t>
      </w:r>
    </w:p>
    <w:p w14:paraId="7291118E" w14:textId="77777777" w:rsidR="00B74097" w:rsidRPr="00FE7004" w:rsidRDefault="00B74097" w:rsidP="00DA3A70">
      <w:pPr>
        <w:pStyle w:val="NoSpacing"/>
        <w:spacing w:line="360" w:lineRule="auto"/>
        <w:rPr>
          <w:sz w:val="28"/>
          <w:szCs w:val="28"/>
        </w:rPr>
      </w:pPr>
      <w:r>
        <w:rPr>
          <w:sz w:val="28"/>
          <w:szCs w:val="28"/>
        </w:rPr>
        <w:t>The proposed Digital Psychiatrist Platform</w:t>
      </w:r>
      <w:r>
        <w:rPr>
          <w:b/>
          <w:bCs/>
          <w:sz w:val="28"/>
          <w:szCs w:val="28"/>
        </w:rPr>
        <w:t xml:space="preserve"> </w:t>
      </w:r>
      <w:r>
        <w:rPr>
          <w:sz w:val="28"/>
          <w:szCs w:val="28"/>
        </w:rPr>
        <w:t>is an easy-to-use web-based system designed to make mental healthcare simple, fast, and accessible. At its core is a Virtual AI Assistant that provides early psychological assessments and guides users based on their needs. If professional care is required, the platform recommends suitable doctors based on expertise, reviews, and location, helping patients get timely support.</w:t>
      </w:r>
    </w:p>
    <w:p w14:paraId="425B6E0B" w14:textId="77777777" w:rsidR="00B74097" w:rsidRPr="00FE7004" w:rsidRDefault="00B74097" w:rsidP="00DA3A70">
      <w:pPr>
        <w:pStyle w:val="NoSpacing"/>
        <w:spacing w:line="360" w:lineRule="auto"/>
        <w:rPr>
          <w:sz w:val="28"/>
          <w:szCs w:val="28"/>
        </w:rPr>
      </w:pPr>
      <w:r>
        <w:rPr>
          <w:sz w:val="28"/>
          <w:szCs w:val="28"/>
        </w:rPr>
        <w:t>Patients can book appointments online via video call or offline at the clinic, make secure payments, and receive digital prescriptions. The platform also keeps a safe archive of chat history, consultation reports, and prescriptions, ensuring continuity of care. Users can join a community forum to share experiences, ask questions, and reduce stigma around mental health. Multilingual support and role-based accounts make the platform accessible and secure for everyone.</w:t>
      </w:r>
    </w:p>
    <w:p w14:paraId="489986C5" w14:textId="77777777" w:rsidR="00B74097" w:rsidRPr="00FE7004" w:rsidRDefault="00B74097" w:rsidP="00DA3A70">
      <w:pPr>
        <w:pStyle w:val="NoSpacing"/>
        <w:spacing w:line="360" w:lineRule="auto"/>
        <w:rPr>
          <w:sz w:val="28"/>
          <w:szCs w:val="28"/>
        </w:rPr>
      </w:pPr>
      <w:r>
        <w:rPr>
          <w:sz w:val="28"/>
          <w:szCs w:val="28"/>
        </w:rPr>
        <w:t>Built using modern technologies like cloud computing and machine learning, the platform ensures fast performance, AI-powered guidance, and secure handling of sensitive data. Regular backups, automated testing, and strong privacy measures guarantee reliability.</w:t>
      </w:r>
    </w:p>
    <w:p w14:paraId="44D40730" w14:textId="77777777" w:rsidR="00D77EDF" w:rsidRPr="00FE7004" w:rsidRDefault="00B74097" w:rsidP="00DA3A70">
      <w:pPr>
        <w:pStyle w:val="NoSpacing"/>
        <w:spacing w:line="360" w:lineRule="auto"/>
        <w:rPr>
          <w:sz w:val="28"/>
          <w:szCs w:val="28"/>
        </w:rPr>
      </w:pPr>
      <w:r>
        <w:rPr>
          <w:sz w:val="28"/>
          <w:szCs w:val="28"/>
        </w:rPr>
        <w:t xml:space="preserve">This platform brings all mental health services together in one safe, convenient place, empowering patients to understand their mental well-being, </w:t>
      </w:r>
      <w:proofErr w:type="gramStart"/>
      <w:r>
        <w:rPr>
          <w:sz w:val="28"/>
          <w:szCs w:val="28"/>
        </w:rPr>
        <w:t>get</w:t>
      </w:r>
      <w:proofErr w:type="gramEnd"/>
      <w:r>
        <w:rPr>
          <w:sz w:val="28"/>
          <w:szCs w:val="28"/>
        </w:rPr>
        <w:t xml:space="preserve"> help when they need it, and </w:t>
      </w:r>
      <w:proofErr w:type="gramStart"/>
      <w:r>
        <w:rPr>
          <w:sz w:val="28"/>
          <w:szCs w:val="28"/>
        </w:rPr>
        <w:t>connect</w:t>
      </w:r>
      <w:proofErr w:type="gramEnd"/>
      <w:r>
        <w:rPr>
          <w:sz w:val="28"/>
          <w:szCs w:val="28"/>
        </w:rPr>
        <w:t xml:space="preserve"> with professionals easily</w:t>
      </w:r>
      <w:r>
        <w:rPr>
          <w:rFonts w:hint="cs"/>
          <w:sz w:val="28"/>
          <w:szCs w:val="28"/>
          <w:rtl/>
        </w:rPr>
        <w:t xml:space="preserve"> </w:t>
      </w:r>
      <w:r>
        <w:rPr>
          <w:sz w:val="28"/>
          <w:szCs w:val="28"/>
        </w:rPr>
        <w:t>making mental healthcare more approachable and effective for everyone.</w:t>
      </w:r>
    </w:p>
    <w:p w14:paraId="15248B31" w14:textId="77777777" w:rsidR="00ED7EDF" w:rsidRPr="00FE7004" w:rsidRDefault="00ED7EDF" w:rsidP="00FE7004">
      <w:pPr>
        <w:pStyle w:val="Heading1"/>
        <w:rPr>
          <w:sz w:val="28"/>
          <w:szCs w:val="28"/>
        </w:rPr>
      </w:pPr>
    </w:p>
    <w:p w14:paraId="35FC869B" w14:textId="77777777" w:rsidR="00ED7EDF" w:rsidRPr="00FE7004" w:rsidRDefault="00ED7EDF" w:rsidP="00ED7EDF">
      <w:pPr>
        <w:pStyle w:val="Title"/>
        <w:jc w:val="center"/>
        <w:rPr>
          <w:sz w:val="28"/>
          <w:szCs w:val="28"/>
        </w:rPr>
      </w:pPr>
    </w:p>
    <w:p w14:paraId="33C4BDCE" w14:textId="77777777" w:rsidR="00ED7EDF" w:rsidRPr="00FE7004" w:rsidRDefault="00ED7EDF" w:rsidP="00ED7EDF">
      <w:pPr>
        <w:pStyle w:val="Title"/>
        <w:jc w:val="center"/>
        <w:rPr>
          <w:sz w:val="28"/>
          <w:szCs w:val="28"/>
        </w:rPr>
      </w:pPr>
    </w:p>
    <w:p w14:paraId="1DB244FB" w14:textId="77777777" w:rsidR="00ED7EDF" w:rsidRPr="00FE7004" w:rsidRDefault="00ED7EDF" w:rsidP="00ED7EDF">
      <w:pPr>
        <w:pStyle w:val="Title"/>
        <w:jc w:val="center"/>
        <w:rPr>
          <w:sz w:val="28"/>
          <w:szCs w:val="28"/>
        </w:rPr>
      </w:pPr>
    </w:p>
    <w:p w14:paraId="5B0D0D0D" w14:textId="77777777" w:rsidR="00780451" w:rsidRDefault="00780451" w:rsidP="00780451">
      <w:pPr>
        <w:pStyle w:val="Chaptertitle1"/>
      </w:pPr>
    </w:p>
    <w:p w14:paraId="1EBA8A96" w14:textId="77777777" w:rsidR="00780451" w:rsidRDefault="00780451" w:rsidP="00780451">
      <w:pPr>
        <w:pStyle w:val="Chaptertitle1"/>
      </w:pPr>
    </w:p>
    <w:p w14:paraId="75634E51" w14:textId="77777777" w:rsidR="00780451" w:rsidRDefault="00780451" w:rsidP="00780451">
      <w:pPr>
        <w:pStyle w:val="Chaptertitle1"/>
      </w:pPr>
    </w:p>
    <w:p w14:paraId="7DC0719B" w14:textId="77777777" w:rsidR="00780451" w:rsidRDefault="00780451" w:rsidP="00780451">
      <w:pPr>
        <w:pStyle w:val="Chaptertitle1"/>
      </w:pPr>
    </w:p>
    <w:p w14:paraId="5AD354FF" w14:textId="77777777" w:rsidR="00780451" w:rsidRDefault="00780451" w:rsidP="00780451">
      <w:pPr>
        <w:pStyle w:val="Chaptertitle1"/>
      </w:pPr>
    </w:p>
    <w:p w14:paraId="7870A70E" w14:textId="77777777" w:rsidR="00780451" w:rsidRDefault="00780451" w:rsidP="00780451">
      <w:pPr>
        <w:pStyle w:val="Chaptertitle1"/>
      </w:pPr>
    </w:p>
    <w:p w14:paraId="14C5BDEC" w14:textId="77777777" w:rsidR="00780451" w:rsidRDefault="00780451" w:rsidP="00780451">
      <w:pPr>
        <w:pStyle w:val="Chaptertitle1"/>
      </w:pPr>
    </w:p>
    <w:p w14:paraId="0113C7B4" w14:textId="77777777" w:rsidR="00780451" w:rsidRDefault="00780451" w:rsidP="00780451">
      <w:pPr>
        <w:pStyle w:val="Chaptertitle1"/>
      </w:pPr>
    </w:p>
    <w:p w14:paraId="6EE0E402" w14:textId="77777777" w:rsidR="00780451" w:rsidRDefault="00780451" w:rsidP="00780451">
      <w:pPr>
        <w:pStyle w:val="Chaptertitle1"/>
      </w:pPr>
    </w:p>
    <w:p w14:paraId="44981398" w14:textId="77777777" w:rsidR="00780451" w:rsidRDefault="00780451" w:rsidP="00780451">
      <w:pPr>
        <w:pStyle w:val="Chaptertitle1"/>
      </w:pPr>
    </w:p>
    <w:p w14:paraId="19347EC5" w14:textId="77777777" w:rsidR="00780451" w:rsidRDefault="00780451" w:rsidP="00780451">
      <w:pPr>
        <w:pStyle w:val="Chaptertitle1"/>
      </w:pPr>
    </w:p>
    <w:p w14:paraId="0DF00929" w14:textId="77777777" w:rsidR="00780451" w:rsidRDefault="00780451" w:rsidP="00780451">
      <w:pPr>
        <w:pStyle w:val="Chaptertitle1"/>
      </w:pPr>
    </w:p>
    <w:p w14:paraId="4C9C2935" w14:textId="77777777" w:rsidR="00FE7004" w:rsidRDefault="00ED7EDF" w:rsidP="00780451">
      <w:pPr>
        <w:pStyle w:val="Chaptertitle1"/>
      </w:pPr>
      <w:r>
        <w:t>Chapter 2</w:t>
      </w:r>
      <w:bookmarkStart w:id="4" w:name="_Toc197463973"/>
    </w:p>
    <w:p w14:paraId="1DE5C2C1" w14:textId="77777777" w:rsidR="00ED7EDF" w:rsidRPr="00FE7004" w:rsidRDefault="00ED7EDF" w:rsidP="00FE7004">
      <w:pPr>
        <w:pStyle w:val="Chaptertitle"/>
      </w:pPr>
      <w:r>
        <w:t>Literature Review / Related Work</w:t>
      </w:r>
      <w:bookmarkEnd w:id="4"/>
      <w:r>
        <w:t xml:space="preserve">  </w:t>
      </w:r>
      <w:r>
        <w:br w:type="page"/>
      </w:r>
    </w:p>
    <w:p w14:paraId="126D1A31" w14:textId="77777777" w:rsidR="00ED7EDF" w:rsidRPr="00FE7004" w:rsidRDefault="00ED7EDF" w:rsidP="002D10CC">
      <w:pPr>
        <w:pStyle w:val="Heading1"/>
        <w:rPr>
          <w:color w:val="2F5496" w:themeColor="accent1" w:themeShade="BF"/>
          <w:sz w:val="28"/>
          <w:szCs w:val="28"/>
          <w:rtl/>
        </w:rPr>
      </w:pPr>
    </w:p>
    <w:p w14:paraId="7E92867D" w14:textId="77777777" w:rsidR="002D10CC" w:rsidRPr="00FE7004" w:rsidRDefault="002D10CC" w:rsidP="002D10CC">
      <w:pPr>
        <w:pStyle w:val="Heading1"/>
        <w:rPr>
          <w:color w:val="2F5496" w:themeColor="accent1" w:themeShade="BF"/>
          <w:sz w:val="28"/>
          <w:szCs w:val="28"/>
        </w:rPr>
      </w:pPr>
      <w:r>
        <w:rPr>
          <w:color w:val="2F5496" w:themeColor="accent1" w:themeShade="BF"/>
          <w:sz w:val="28"/>
          <w:szCs w:val="28"/>
        </w:rPr>
        <w:t>2.1 Summary of Existing Research and Technologies</w:t>
      </w:r>
    </w:p>
    <w:p w14:paraId="563E6E8F" w14:textId="77777777" w:rsidR="002D10CC" w:rsidRPr="00FE7004" w:rsidRDefault="002D10CC" w:rsidP="002D10CC">
      <w:pPr>
        <w:spacing w:line="278" w:lineRule="auto"/>
        <w:jc w:val="left"/>
        <w:rPr>
          <w:sz w:val="28"/>
          <w:szCs w:val="28"/>
        </w:rPr>
      </w:pPr>
      <w:r>
        <w:rPr>
          <w:sz w:val="28"/>
          <w:szCs w:val="28"/>
        </w:rPr>
        <w:t>In recent years, digital mental health has become one of the fastest-growing fields, driven by the rising need for quick, private, and accessible psychological support. Research shows that many people now prefer online mental health tools because they feel safer using them and can reach help without embarrassment or long waiting times. According to studies such as Martinez et al. (2023), more than 60% of users turn to digital platforms first when they feel stressed, anxious, or overwhelmed.</w:t>
      </w:r>
    </w:p>
    <w:p w14:paraId="3424353F" w14:textId="77777777" w:rsidR="002D10CC" w:rsidRPr="00FE7004" w:rsidRDefault="002D10CC" w:rsidP="002D10CC">
      <w:pPr>
        <w:spacing w:line="278" w:lineRule="auto"/>
        <w:jc w:val="left"/>
        <w:rPr>
          <w:sz w:val="28"/>
          <w:szCs w:val="28"/>
        </w:rPr>
      </w:pPr>
      <w:r>
        <w:rPr>
          <w:sz w:val="28"/>
          <w:szCs w:val="28"/>
        </w:rPr>
        <w:t xml:space="preserve">Several platforms currently exist in the market. For example, </w:t>
      </w:r>
      <w:proofErr w:type="spellStart"/>
      <w:r>
        <w:rPr>
          <w:sz w:val="28"/>
          <w:szCs w:val="28"/>
        </w:rPr>
        <w:t>BetterHelp</w:t>
      </w:r>
      <w:proofErr w:type="spellEnd"/>
      <w:r>
        <w:rPr>
          <w:sz w:val="28"/>
          <w:szCs w:val="28"/>
        </w:rPr>
        <w:t xml:space="preserve"> and </w:t>
      </w:r>
      <w:proofErr w:type="spellStart"/>
      <w:r>
        <w:rPr>
          <w:sz w:val="28"/>
          <w:szCs w:val="28"/>
        </w:rPr>
        <w:t>Talkspace</w:t>
      </w:r>
      <w:proofErr w:type="spellEnd"/>
      <w:r>
        <w:rPr>
          <w:sz w:val="28"/>
          <w:szCs w:val="28"/>
        </w:rPr>
        <w:t xml:space="preserve"> offer online therapy sessions with licensed professionals, while apps like </w:t>
      </w:r>
      <w:proofErr w:type="spellStart"/>
      <w:r>
        <w:rPr>
          <w:sz w:val="28"/>
          <w:szCs w:val="28"/>
        </w:rPr>
        <w:t>Youper</w:t>
      </w:r>
      <w:proofErr w:type="spellEnd"/>
      <w:r>
        <w:rPr>
          <w:sz w:val="28"/>
          <w:szCs w:val="28"/>
        </w:rPr>
        <w:t xml:space="preserve"> use AI chatbots to guide users and help them track their mood. However, each platform usually focuses on one part of the mental health journey. Some offer therapy without smart AI support, while others provide AI guidance without connecting users to real doctors. This creates a fragmented experience that can confuse users who already feel vulnerable.</w:t>
      </w:r>
    </w:p>
    <w:p w14:paraId="6C1B8ECC" w14:textId="77777777" w:rsidR="002D10CC" w:rsidRPr="00FE7004" w:rsidRDefault="002D10CC" w:rsidP="002D10CC">
      <w:pPr>
        <w:spacing w:line="278" w:lineRule="auto"/>
        <w:jc w:val="left"/>
        <w:rPr>
          <w:sz w:val="28"/>
          <w:szCs w:val="28"/>
        </w:rPr>
      </w:pPr>
      <w:r>
        <w:rPr>
          <w:sz w:val="28"/>
          <w:szCs w:val="28"/>
        </w:rPr>
        <w:t>Technology has played a major role in improving mental health services. Recent studies, such as Chen and Gupta (2024), show that AI can detect early signs of anxiety and depression with good accuracy, helping users understand their emotional state before things get worse. Cloud systems also allow digital platforms to store patient data securely and make services available anytime and anywhere.</w:t>
      </w:r>
    </w:p>
    <w:p w14:paraId="78420AF0" w14:textId="77777777" w:rsidR="002D10CC" w:rsidRPr="00FE7004" w:rsidRDefault="002D10CC" w:rsidP="002D10CC">
      <w:pPr>
        <w:spacing w:line="278" w:lineRule="auto"/>
        <w:jc w:val="left"/>
        <w:rPr>
          <w:sz w:val="28"/>
          <w:szCs w:val="28"/>
        </w:rPr>
      </w:pPr>
      <w:r>
        <w:rPr>
          <w:sz w:val="28"/>
          <w:szCs w:val="28"/>
        </w:rPr>
        <w:t xml:space="preserve">Despite all these advancements, there is still a clear gap: there is no fully integrated platform that combines AI assessment, smart doctor recommendations, secure patient records, multilingual support, and a smooth path from analysis to treatment in one place. Most people still </w:t>
      </w:r>
      <w:proofErr w:type="gramStart"/>
      <w:r>
        <w:rPr>
          <w:sz w:val="28"/>
          <w:szCs w:val="28"/>
        </w:rPr>
        <w:t>have to</w:t>
      </w:r>
      <w:proofErr w:type="gramEnd"/>
      <w:r>
        <w:rPr>
          <w:sz w:val="28"/>
          <w:szCs w:val="28"/>
        </w:rPr>
        <w:t xml:space="preserve"> jump between separate apps to get help, which delays care and increases stress.</w:t>
      </w:r>
    </w:p>
    <w:p w14:paraId="18AA8982" w14:textId="77777777" w:rsidR="00D60617" w:rsidRPr="00FE7004" w:rsidRDefault="002D10CC">
      <w:pPr>
        <w:spacing w:line="278" w:lineRule="auto"/>
        <w:jc w:val="left"/>
        <w:rPr>
          <w:sz w:val="28"/>
          <w:szCs w:val="28"/>
          <w:rtl/>
        </w:rPr>
      </w:pPr>
      <w:r>
        <w:rPr>
          <w:sz w:val="28"/>
          <w:szCs w:val="28"/>
        </w:rPr>
        <w:t>This gap highlights the need for a Digital Psychiatrist Platform that brings everything together</w:t>
      </w:r>
      <w:r>
        <w:rPr>
          <w:rFonts w:hint="cs"/>
          <w:sz w:val="28"/>
          <w:szCs w:val="28"/>
          <w:rtl/>
        </w:rPr>
        <w:t xml:space="preserve"> </w:t>
      </w:r>
      <w:r>
        <w:rPr>
          <w:sz w:val="28"/>
          <w:szCs w:val="28"/>
        </w:rPr>
        <w:t>AI support, real doctors, secure data, and a seamless user experience</w:t>
      </w:r>
      <w:r>
        <w:rPr>
          <w:rFonts w:hint="cs"/>
          <w:sz w:val="28"/>
          <w:szCs w:val="28"/>
          <w:rtl/>
        </w:rPr>
        <w:t xml:space="preserve"> </w:t>
      </w:r>
      <w:r>
        <w:rPr>
          <w:sz w:val="28"/>
          <w:szCs w:val="28"/>
        </w:rPr>
        <w:t xml:space="preserve">making mental health care easier, safer, and more accessible for everyone. </w:t>
      </w:r>
      <w:r>
        <w:rPr>
          <w:sz w:val="28"/>
          <w:szCs w:val="28"/>
        </w:rPr>
        <w:br w:type="page"/>
      </w:r>
    </w:p>
    <w:p w14:paraId="6169FE7E" w14:textId="77777777" w:rsidR="00D60617" w:rsidRPr="00FE7004" w:rsidRDefault="00D60617">
      <w:pPr>
        <w:spacing w:line="278" w:lineRule="auto"/>
        <w:jc w:val="left"/>
        <w:rPr>
          <w:sz w:val="28"/>
          <w:szCs w:val="28"/>
          <w:rtl/>
        </w:rPr>
      </w:pPr>
    </w:p>
    <w:p w14:paraId="3A54FF71" w14:textId="77777777" w:rsidR="00D60617" w:rsidRPr="00FE7004" w:rsidRDefault="00D60617" w:rsidP="00D60617">
      <w:pPr>
        <w:pStyle w:val="Heading1"/>
        <w:rPr>
          <w:sz w:val="28"/>
          <w:szCs w:val="28"/>
          <w:rtl/>
        </w:rPr>
      </w:pPr>
      <w:r>
        <w:rPr>
          <w:color w:val="2F5496" w:themeColor="accent1" w:themeShade="BF"/>
          <w:sz w:val="28"/>
          <w:szCs w:val="28"/>
        </w:rPr>
        <w:t xml:space="preserve">2.2 Gaps in Current Solutions </w:t>
      </w:r>
    </w:p>
    <w:p w14:paraId="69D85975" w14:textId="77777777" w:rsidR="002351FD" w:rsidRPr="00FE7004" w:rsidRDefault="002351FD" w:rsidP="00E5164F">
      <w:pPr>
        <w:pStyle w:val="NoSpacing"/>
        <w:spacing w:line="276" w:lineRule="auto"/>
        <w:rPr>
          <w:sz w:val="28"/>
          <w:szCs w:val="28"/>
        </w:rPr>
      </w:pPr>
      <w:r>
        <w:rPr>
          <w:sz w:val="28"/>
          <w:szCs w:val="28"/>
        </w:rPr>
        <w:t xml:space="preserve">Despite recent advancements in digital mental health technologies, several critical gaps remain in existing solutions, as highlighted by related research and market analysis. Popular platforms such as </w:t>
      </w:r>
      <w:proofErr w:type="spellStart"/>
      <w:r>
        <w:rPr>
          <w:sz w:val="28"/>
          <w:szCs w:val="28"/>
        </w:rPr>
        <w:t>BetterHelp</w:t>
      </w:r>
      <w:proofErr w:type="spellEnd"/>
      <w:r>
        <w:rPr>
          <w:sz w:val="28"/>
          <w:szCs w:val="28"/>
        </w:rPr>
        <w:t xml:space="preserve">, </w:t>
      </w:r>
      <w:proofErr w:type="spellStart"/>
      <w:r>
        <w:rPr>
          <w:sz w:val="28"/>
          <w:szCs w:val="28"/>
        </w:rPr>
        <w:t>Talkspace</w:t>
      </w:r>
      <w:proofErr w:type="spellEnd"/>
      <w:r>
        <w:rPr>
          <w:sz w:val="28"/>
          <w:szCs w:val="28"/>
        </w:rPr>
        <w:t xml:space="preserve">, and </w:t>
      </w:r>
      <w:proofErr w:type="spellStart"/>
      <w:r>
        <w:rPr>
          <w:sz w:val="28"/>
          <w:szCs w:val="28"/>
        </w:rPr>
        <w:t>Youper</w:t>
      </w:r>
      <w:proofErr w:type="spellEnd"/>
      <w:r>
        <w:rPr>
          <w:sz w:val="28"/>
          <w:szCs w:val="28"/>
        </w:rPr>
        <w:t xml:space="preserve"> do not provide a fully integrated mental health care experience. Each platform focuses on specific features while neglecting others that are essential for effective and continuous care.</w:t>
      </w:r>
    </w:p>
    <w:p w14:paraId="2BECBB51" w14:textId="77777777" w:rsidR="002351FD" w:rsidRPr="00FE7004" w:rsidRDefault="002351FD" w:rsidP="00E5164F">
      <w:pPr>
        <w:pStyle w:val="NoSpacing"/>
        <w:spacing w:line="276" w:lineRule="auto"/>
        <w:rPr>
          <w:sz w:val="28"/>
          <w:szCs w:val="28"/>
        </w:rPr>
      </w:pPr>
      <w:r>
        <w:rPr>
          <w:sz w:val="28"/>
          <w:szCs w:val="28"/>
        </w:rPr>
        <w:t xml:space="preserve">For example, </w:t>
      </w:r>
      <w:proofErr w:type="spellStart"/>
      <w:r>
        <w:rPr>
          <w:sz w:val="28"/>
          <w:szCs w:val="28"/>
        </w:rPr>
        <w:t>BetterHelp</w:t>
      </w:r>
      <w:proofErr w:type="spellEnd"/>
      <w:r>
        <w:rPr>
          <w:sz w:val="28"/>
          <w:szCs w:val="28"/>
        </w:rPr>
        <w:t xml:space="preserve"> and </w:t>
      </w:r>
      <w:proofErr w:type="spellStart"/>
      <w:r>
        <w:rPr>
          <w:sz w:val="28"/>
          <w:szCs w:val="28"/>
        </w:rPr>
        <w:t>Talkspace</w:t>
      </w:r>
      <w:proofErr w:type="spellEnd"/>
      <w:r>
        <w:rPr>
          <w:sz w:val="28"/>
          <w:szCs w:val="28"/>
        </w:rPr>
        <w:t xml:space="preserve"> mainly offer online therapy sessions but lack intelligent AI tools that provide early psychological assessment or guide users before connecting them with a therapist. On the other hand, platforms like </w:t>
      </w:r>
      <w:proofErr w:type="spellStart"/>
      <w:r>
        <w:rPr>
          <w:sz w:val="28"/>
          <w:szCs w:val="28"/>
        </w:rPr>
        <w:t>Youper</w:t>
      </w:r>
      <w:proofErr w:type="spellEnd"/>
      <w:r>
        <w:rPr>
          <w:sz w:val="28"/>
          <w:szCs w:val="28"/>
        </w:rPr>
        <w:t xml:space="preserve"> rely heavily on AI chatbots for emotional support but offer limited or no access to real mental health professionals when users need professional intervention. This separation creates confusion and delays in care, especially for users experiencing urgent or complex mental health issues.</w:t>
      </w:r>
    </w:p>
    <w:p w14:paraId="33DAD5CA" w14:textId="77777777" w:rsidR="002351FD" w:rsidRPr="00FE7004" w:rsidRDefault="002351FD" w:rsidP="00E5164F">
      <w:pPr>
        <w:pStyle w:val="NoSpacing"/>
        <w:spacing w:line="276" w:lineRule="auto"/>
        <w:rPr>
          <w:sz w:val="28"/>
          <w:szCs w:val="28"/>
        </w:rPr>
      </w:pPr>
      <w:r>
        <w:rPr>
          <w:sz w:val="28"/>
          <w:szCs w:val="28"/>
        </w:rPr>
        <w:t>Another major gap is the absence of a centralized system that combines AI-driven assessment, smart doctor recommendations, secure appointment booking, payment processing, digital prescriptions, and patient record management within one platform. Users are often forced to switch between multiple applications to complete simple tasks, increasing stress and reducing trust in digital mental health solutions.</w:t>
      </w:r>
    </w:p>
    <w:p w14:paraId="6D48652C" w14:textId="77777777" w:rsidR="002351FD" w:rsidRPr="00FE7004" w:rsidRDefault="002351FD" w:rsidP="00E5164F">
      <w:pPr>
        <w:pStyle w:val="NoSpacing"/>
        <w:spacing w:line="276" w:lineRule="auto"/>
        <w:rPr>
          <w:sz w:val="28"/>
          <w:szCs w:val="28"/>
        </w:rPr>
      </w:pPr>
      <w:r>
        <w:rPr>
          <w:sz w:val="28"/>
          <w:szCs w:val="28"/>
        </w:rPr>
        <w:t>Privacy and data security also remain serious concerns. Many users hesitate to share sensitive psychological information due to unclear data protection policies or weak security measures. In addition, multilingual support is limited across most platforms, restricting access for non-English speakers, especially in regions where mental health awareness is growing but resources remain scarce.</w:t>
      </w:r>
    </w:p>
    <w:p w14:paraId="0D5E2B12" w14:textId="77777777" w:rsidR="00317F9C" w:rsidRPr="00FE7004" w:rsidRDefault="002351FD" w:rsidP="00CB0DFA">
      <w:pPr>
        <w:pStyle w:val="NoSpacing"/>
        <w:spacing w:line="276" w:lineRule="auto"/>
        <w:rPr>
          <w:sz w:val="28"/>
          <w:szCs w:val="28"/>
          <w:rtl/>
        </w:rPr>
      </w:pPr>
      <w:r>
        <w:rPr>
          <w:sz w:val="28"/>
          <w:szCs w:val="28"/>
        </w:rPr>
        <w:t>Finally, the lack of continuity of care is evident in existing solutions. Most platforms do not provide a secure, long-term patient archive that tracks AI interactions, consultation history, and treatment progress. This limits the ability to monitor improvement over time and reduces the overall effectiveness of mental health treatment, highlighting the need for a more comprehensive, secure, and intelligent digital mental health platform.</w:t>
      </w:r>
      <w:r>
        <w:rPr>
          <w:sz w:val="28"/>
          <w:szCs w:val="28"/>
        </w:rPr>
        <w:br w:type="page"/>
      </w:r>
    </w:p>
    <w:p w14:paraId="70A6FC2C" w14:textId="77777777" w:rsidR="00317F9C" w:rsidRPr="00FE7004" w:rsidRDefault="00317F9C" w:rsidP="00317F9C">
      <w:pPr>
        <w:pStyle w:val="Heading1"/>
        <w:rPr>
          <w:sz w:val="28"/>
          <w:szCs w:val="28"/>
          <w:rtl/>
        </w:rPr>
      </w:pPr>
    </w:p>
    <w:p w14:paraId="51250B62" w14:textId="77777777" w:rsidR="00317F9C" w:rsidRPr="00FE7004" w:rsidRDefault="00317F9C" w:rsidP="00317F9C">
      <w:pPr>
        <w:pStyle w:val="Heading1"/>
        <w:rPr>
          <w:rFonts w:eastAsiaTheme="minorHAnsi"/>
          <w:sz w:val="28"/>
          <w:szCs w:val="28"/>
        </w:rPr>
      </w:pPr>
      <w:proofErr w:type="spellStart"/>
      <w:r>
        <w:rPr>
          <w:rFonts w:eastAsiaTheme="minorHAnsi"/>
          <w:color w:val="2F5496" w:themeColor="accent1" w:themeShade="BF"/>
          <w:sz w:val="28"/>
          <w:szCs w:val="28"/>
        </w:rPr>
        <w:t>BetterHelp</w:t>
      </w:r>
      <w:proofErr w:type="spellEnd"/>
      <w:r>
        <w:rPr>
          <w:rFonts w:eastAsiaTheme="minorHAnsi"/>
          <w:color w:val="2F5496" w:themeColor="accent1" w:themeShade="BF"/>
          <w:sz w:val="28"/>
          <w:szCs w:val="28"/>
        </w:rPr>
        <w:t xml:space="preserve"> [1]</w:t>
      </w:r>
    </w:p>
    <w:p w14:paraId="1532A1EB" w14:textId="77777777" w:rsidR="00317F9C" w:rsidRPr="00FE7004" w:rsidRDefault="00317F9C" w:rsidP="00317F9C">
      <w:pPr>
        <w:spacing w:line="278" w:lineRule="auto"/>
        <w:jc w:val="left"/>
        <w:rPr>
          <w:sz w:val="28"/>
          <w:szCs w:val="28"/>
        </w:rPr>
      </w:pPr>
      <w:r>
        <w:rPr>
          <w:b/>
          <w:bCs/>
          <w:sz w:val="28"/>
          <w:szCs w:val="28"/>
        </w:rPr>
        <w:t xml:space="preserve">Services </w:t>
      </w:r>
      <w:proofErr w:type="gramStart"/>
      <w:r>
        <w:rPr>
          <w:b/>
          <w:bCs/>
          <w:sz w:val="28"/>
          <w:szCs w:val="28"/>
        </w:rPr>
        <w:t>in</w:t>
      </w:r>
      <w:proofErr w:type="gramEnd"/>
      <w:r>
        <w:rPr>
          <w:b/>
          <w:bCs/>
          <w:sz w:val="28"/>
          <w:szCs w:val="28"/>
        </w:rPr>
        <w:t xml:space="preserve"> Website:</w:t>
      </w:r>
    </w:p>
    <w:p w14:paraId="527A7CC0" w14:textId="77777777" w:rsidR="00317F9C" w:rsidRPr="00FE7004" w:rsidRDefault="00317F9C">
      <w:pPr>
        <w:numPr>
          <w:ilvl w:val="0"/>
          <w:numId w:val="1"/>
        </w:numPr>
        <w:spacing w:line="278" w:lineRule="auto"/>
        <w:jc w:val="left"/>
        <w:rPr>
          <w:sz w:val="28"/>
          <w:szCs w:val="28"/>
        </w:rPr>
      </w:pPr>
      <w:r>
        <w:rPr>
          <w:b/>
          <w:bCs/>
          <w:sz w:val="28"/>
          <w:szCs w:val="28"/>
        </w:rPr>
        <w:t>Online Therapy Sessions:</w:t>
      </w:r>
      <w:r>
        <w:rPr>
          <w:sz w:val="28"/>
          <w:szCs w:val="28"/>
        </w:rPr>
        <w:t xml:space="preserve"> provides remote therapy through text messaging, voice calls, and video sessions with licensed therapists.</w:t>
      </w:r>
    </w:p>
    <w:p w14:paraId="4010BD6C" w14:textId="77777777" w:rsidR="00317F9C" w:rsidRPr="00FE7004" w:rsidRDefault="00317F9C">
      <w:pPr>
        <w:numPr>
          <w:ilvl w:val="0"/>
          <w:numId w:val="1"/>
        </w:numPr>
        <w:spacing w:line="278" w:lineRule="auto"/>
        <w:jc w:val="left"/>
        <w:rPr>
          <w:sz w:val="28"/>
          <w:szCs w:val="28"/>
        </w:rPr>
      </w:pPr>
      <w:r>
        <w:rPr>
          <w:b/>
          <w:bCs/>
          <w:sz w:val="28"/>
          <w:szCs w:val="28"/>
        </w:rPr>
        <w:t>Therapist Matching System:</w:t>
      </w:r>
      <w:r>
        <w:rPr>
          <w:sz w:val="28"/>
          <w:szCs w:val="28"/>
        </w:rPr>
        <w:t xml:space="preserve"> matches users with therapists based on their mental health needs, preferences, and availability.</w:t>
      </w:r>
    </w:p>
    <w:p w14:paraId="5D3FB2BF" w14:textId="77777777" w:rsidR="00317F9C" w:rsidRPr="00FE7004" w:rsidRDefault="00317F9C">
      <w:pPr>
        <w:numPr>
          <w:ilvl w:val="0"/>
          <w:numId w:val="1"/>
        </w:numPr>
        <w:spacing w:line="278" w:lineRule="auto"/>
        <w:jc w:val="left"/>
        <w:rPr>
          <w:sz w:val="28"/>
          <w:szCs w:val="28"/>
        </w:rPr>
      </w:pPr>
      <w:r>
        <w:rPr>
          <w:b/>
          <w:bCs/>
          <w:sz w:val="28"/>
          <w:szCs w:val="28"/>
        </w:rPr>
        <w:t>Private Messaging:</w:t>
      </w:r>
      <w:r>
        <w:rPr>
          <w:sz w:val="28"/>
          <w:szCs w:val="28"/>
        </w:rPr>
        <w:t xml:space="preserve"> allows ongoing communication between patients and their assigned therapists in a secure environment.</w:t>
      </w:r>
    </w:p>
    <w:p w14:paraId="6FB93368" w14:textId="77777777" w:rsidR="00317F9C" w:rsidRPr="00FE7004" w:rsidRDefault="00317F9C">
      <w:pPr>
        <w:numPr>
          <w:ilvl w:val="0"/>
          <w:numId w:val="1"/>
        </w:numPr>
        <w:spacing w:line="278" w:lineRule="auto"/>
        <w:jc w:val="left"/>
        <w:rPr>
          <w:sz w:val="28"/>
          <w:szCs w:val="28"/>
        </w:rPr>
      </w:pPr>
      <w:r>
        <w:rPr>
          <w:b/>
          <w:bCs/>
          <w:sz w:val="28"/>
          <w:szCs w:val="28"/>
        </w:rPr>
        <w:t>Initial Assessment Form:</w:t>
      </w:r>
      <w:r>
        <w:rPr>
          <w:sz w:val="28"/>
          <w:szCs w:val="28"/>
        </w:rPr>
        <w:t xml:space="preserve"> users answer basic psychological questions to help guide therapist selection.</w:t>
      </w:r>
    </w:p>
    <w:p w14:paraId="2EF61DCF" w14:textId="77777777" w:rsidR="00317F9C" w:rsidRPr="00FE7004" w:rsidRDefault="00317F9C">
      <w:pPr>
        <w:numPr>
          <w:ilvl w:val="0"/>
          <w:numId w:val="1"/>
        </w:numPr>
        <w:spacing w:line="278" w:lineRule="auto"/>
        <w:jc w:val="left"/>
        <w:rPr>
          <w:sz w:val="28"/>
          <w:szCs w:val="28"/>
        </w:rPr>
      </w:pPr>
      <w:r>
        <w:rPr>
          <w:b/>
          <w:bCs/>
          <w:sz w:val="28"/>
          <w:szCs w:val="28"/>
        </w:rPr>
        <w:t>Subscription-Based Payments:</w:t>
      </w:r>
      <w:r>
        <w:rPr>
          <w:sz w:val="28"/>
          <w:szCs w:val="28"/>
        </w:rPr>
        <w:t xml:space="preserve"> offers weekly or monthly subscription plans for continuous therapy support.</w:t>
      </w:r>
    </w:p>
    <w:p w14:paraId="32E25FF2" w14:textId="77777777" w:rsidR="001A7B99" w:rsidRPr="00FE7004" w:rsidRDefault="001A7B99" w:rsidP="001A7B99">
      <w:pPr>
        <w:spacing w:line="278" w:lineRule="auto"/>
        <w:ind w:left="360"/>
        <w:jc w:val="left"/>
        <w:rPr>
          <w:sz w:val="28"/>
          <w:szCs w:val="28"/>
        </w:rPr>
      </w:pPr>
      <w:r>
        <w:rPr>
          <w:b/>
          <w:bCs/>
          <w:noProof/>
          <w:sz w:val="28"/>
          <w:szCs w:val="28"/>
        </w:rPr>
        <w:drawing>
          <wp:inline distT="0" distB="0" distL="0" distR="0" wp14:anchorId="1F9F63E4" wp14:editId="7DB052EB">
            <wp:extent cx="5937250" cy="3295650"/>
            <wp:effectExtent l="0" t="0" r="6350" b="0"/>
            <wp:docPr id="1760889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250" cy="3295650"/>
                    </a:xfrm>
                    <a:prstGeom prst="rect">
                      <a:avLst/>
                    </a:prstGeom>
                    <a:noFill/>
                    <a:ln>
                      <a:noFill/>
                    </a:ln>
                  </pic:spPr>
                </pic:pic>
              </a:graphicData>
            </a:graphic>
          </wp:inline>
        </w:drawing>
      </w:r>
    </w:p>
    <w:p w14:paraId="3187A746" w14:textId="77777777" w:rsidR="00317F9C" w:rsidRPr="00FE7004" w:rsidRDefault="00317F9C">
      <w:pPr>
        <w:spacing w:line="278" w:lineRule="auto"/>
        <w:jc w:val="left"/>
        <w:rPr>
          <w:sz w:val="28"/>
          <w:szCs w:val="28"/>
        </w:rPr>
      </w:pPr>
      <w:r>
        <w:rPr>
          <w:sz w:val="28"/>
          <w:szCs w:val="28"/>
        </w:rPr>
        <w:br w:type="page"/>
      </w:r>
    </w:p>
    <w:p w14:paraId="3C28F289" w14:textId="77777777" w:rsidR="00317F9C" w:rsidRPr="00FE7004" w:rsidRDefault="00317F9C" w:rsidP="00317F9C">
      <w:pPr>
        <w:spacing w:line="278" w:lineRule="auto"/>
        <w:ind w:left="720"/>
        <w:jc w:val="left"/>
        <w:rPr>
          <w:sz w:val="28"/>
          <w:szCs w:val="28"/>
          <w:rtl/>
        </w:rPr>
      </w:pPr>
    </w:p>
    <w:p w14:paraId="09ED3DE6" w14:textId="77777777" w:rsidR="00317F9C" w:rsidRPr="00FE7004" w:rsidRDefault="00317F9C" w:rsidP="00317F9C">
      <w:pPr>
        <w:pStyle w:val="Heading1"/>
        <w:rPr>
          <w:color w:val="2F5496" w:themeColor="accent1" w:themeShade="BF"/>
          <w:sz w:val="28"/>
          <w:szCs w:val="28"/>
        </w:rPr>
      </w:pPr>
      <w:bookmarkStart w:id="5" w:name="OLE_LINK3"/>
      <w:proofErr w:type="spellStart"/>
      <w:r>
        <w:rPr>
          <w:color w:val="2F5496" w:themeColor="accent1" w:themeShade="BF"/>
          <w:sz w:val="28"/>
          <w:szCs w:val="28"/>
        </w:rPr>
        <w:t>Talkspace</w:t>
      </w:r>
      <w:proofErr w:type="spellEnd"/>
      <w:r>
        <w:rPr>
          <w:color w:val="2F5496" w:themeColor="accent1" w:themeShade="BF"/>
          <w:sz w:val="28"/>
          <w:szCs w:val="28"/>
        </w:rPr>
        <w:t xml:space="preserve"> [2]</w:t>
      </w:r>
    </w:p>
    <w:bookmarkEnd w:id="5"/>
    <w:p w14:paraId="6D6C6902" w14:textId="77777777" w:rsidR="00317F9C" w:rsidRPr="00FE7004" w:rsidRDefault="00317F9C" w:rsidP="00317F9C">
      <w:pPr>
        <w:spacing w:line="278" w:lineRule="auto"/>
        <w:ind w:left="720"/>
        <w:jc w:val="left"/>
        <w:rPr>
          <w:sz w:val="28"/>
          <w:szCs w:val="28"/>
        </w:rPr>
      </w:pPr>
      <w:r>
        <w:rPr>
          <w:b/>
          <w:bCs/>
          <w:sz w:val="28"/>
          <w:szCs w:val="28"/>
        </w:rPr>
        <w:t xml:space="preserve">Services </w:t>
      </w:r>
      <w:proofErr w:type="gramStart"/>
      <w:r>
        <w:rPr>
          <w:b/>
          <w:bCs/>
          <w:sz w:val="28"/>
          <w:szCs w:val="28"/>
        </w:rPr>
        <w:t>in</w:t>
      </w:r>
      <w:proofErr w:type="gramEnd"/>
      <w:r>
        <w:rPr>
          <w:b/>
          <w:bCs/>
          <w:sz w:val="28"/>
          <w:szCs w:val="28"/>
        </w:rPr>
        <w:t xml:space="preserve"> Website:</w:t>
      </w:r>
    </w:p>
    <w:p w14:paraId="7305645D" w14:textId="77777777" w:rsidR="00317F9C" w:rsidRPr="00FE7004" w:rsidRDefault="00317F9C">
      <w:pPr>
        <w:numPr>
          <w:ilvl w:val="0"/>
          <w:numId w:val="2"/>
        </w:numPr>
        <w:spacing w:line="278" w:lineRule="auto"/>
        <w:jc w:val="left"/>
        <w:rPr>
          <w:sz w:val="28"/>
          <w:szCs w:val="28"/>
        </w:rPr>
      </w:pPr>
      <w:r>
        <w:rPr>
          <w:b/>
          <w:bCs/>
          <w:sz w:val="28"/>
          <w:szCs w:val="28"/>
        </w:rPr>
        <w:t xml:space="preserve">Online Therapy &amp; </w:t>
      </w:r>
      <w:proofErr w:type="gramStart"/>
      <w:r>
        <w:rPr>
          <w:b/>
          <w:bCs/>
          <w:sz w:val="28"/>
          <w:szCs w:val="28"/>
        </w:rPr>
        <w:t>Counseling:</w:t>
      </w:r>
      <w:proofErr w:type="gramEnd"/>
      <w:r>
        <w:rPr>
          <w:sz w:val="28"/>
          <w:szCs w:val="28"/>
        </w:rPr>
        <w:t xml:space="preserve"> offers therapy sessions via text, audio, and video with licensed mental health professionals.</w:t>
      </w:r>
    </w:p>
    <w:p w14:paraId="30E840B1" w14:textId="77777777" w:rsidR="00317F9C" w:rsidRPr="00FE7004" w:rsidRDefault="00317F9C">
      <w:pPr>
        <w:numPr>
          <w:ilvl w:val="0"/>
          <w:numId w:val="2"/>
        </w:numPr>
        <w:spacing w:line="278" w:lineRule="auto"/>
        <w:jc w:val="left"/>
        <w:rPr>
          <w:sz w:val="28"/>
          <w:szCs w:val="28"/>
        </w:rPr>
      </w:pPr>
      <w:r>
        <w:rPr>
          <w:b/>
          <w:bCs/>
          <w:sz w:val="28"/>
          <w:szCs w:val="28"/>
        </w:rPr>
        <w:t>Psychiatry &amp; Medication Management:</w:t>
      </w:r>
      <w:r>
        <w:rPr>
          <w:sz w:val="28"/>
          <w:szCs w:val="28"/>
        </w:rPr>
        <w:t xml:space="preserve"> provides access to psychiatrists who can diagnose conditions and prescribe medication when needed.</w:t>
      </w:r>
    </w:p>
    <w:p w14:paraId="59069859" w14:textId="77777777" w:rsidR="00317F9C" w:rsidRPr="00FE7004" w:rsidRDefault="00317F9C">
      <w:pPr>
        <w:numPr>
          <w:ilvl w:val="0"/>
          <w:numId w:val="2"/>
        </w:numPr>
        <w:spacing w:line="278" w:lineRule="auto"/>
        <w:jc w:val="left"/>
        <w:rPr>
          <w:sz w:val="28"/>
          <w:szCs w:val="28"/>
        </w:rPr>
      </w:pPr>
      <w:r>
        <w:rPr>
          <w:b/>
          <w:bCs/>
          <w:sz w:val="28"/>
          <w:szCs w:val="28"/>
        </w:rPr>
        <w:t xml:space="preserve">Professional Profiles: </w:t>
      </w:r>
      <w:proofErr w:type="gramStart"/>
      <w:r>
        <w:rPr>
          <w:sz w:val="28"/>
          <w:szCs w:val="28"/>
        </w:rPr>
        <w:t>displays</w:t>
      </w:r>
      <w:proofErr w:type="gramEnd"/>
      <w:r>
        <w:rPr>
          <w:sz w:val="28"/>
          <w:szCs w:val="28"/>
        </w:rPr>
        <w:t xml:space="preserve"> detailed profiles for therapists and psychiatrists, including their specialties and experience.</w:t>
      </w:r>
    </w:p>
    <w:p w14:paraId="6D0F6433" w14:textId="77777777" w:rsidR="00317F9C" w:rsidRPr="00FE7004" w:rsidRDefault="00317F9C">
      <w:pPr>
        <w:numPr>
          <w:ilvl w:val="0"/>
          <w:numId w:val="2"/>
        </w:numPr>
        <w:spacing w:line="278" w:lineRule="auto"/>
        <w:jc w:val="left"/>
        <w:rPr>
          <w:sz w:val="28"/>
          <w:szCs w:val="28"/>
        </w:rPr>
      </w:pPr>
      <w:r>
        <w:rPr>
          <w:b/>
          <w:bCs/>
          <w:sz w:val="28"/>
          <w:szCs w:val="28"/>
        </w:rPr>
        <w:t>Appointment Scheduling:</w:t>
      </w:r>
      <w:r>
        <w:rPr>
          <w:sz w:val="28"/>
          <w:szCs w:val="28"/>
        </w:rPr>
        <w:t xml:space="preserve"> enables users to book and manage therapy or psychiatric sessions easily through the platform.</w:t>
      </w:r>
    </w:p>
    <w:p w14:paraId="0283D884" w14:textId="77777777" w:rsidR="00317F9C" w:rsidRPr="00FE7004" w:rsidRDefault="00317F9C">
      <w:pPr>
        <w:numPr>
          <w:ilvl w:val="0"/>
          <w:numId w:val="2"/>
        </w:numPr>
        <w:spacing w:line="278" w:lineRule="auto"/>
        <w:jc w:val="left"/>
        <w:rPr>
          <w:sz w:val="28"/>
          <w:szCs w:val="28"/>
        </w:rPr>
      </w:pPr>
      <w:r>
        <w:rPr>
          <w:b/>
          <w:bCs/>
          <w:sz w:val="28"/>
          <w:szCs w:val="28"/>
        </w:rPr>
        <w:t>Insurance Coverage Support:</w:t>
      </w:r>
      <w:r>
        <w:rPr>
          <w:sz w:val="28"/>
          <w:szCs w:val="28"/>
        </w:rPr>
        <w:t xml:space="preserve"> supports selected insurance plans, helping reduce the cost of mental health care.</w:t>
      </w:r>
    </w:p>
    <w:p w14:paraId="1715E74B" w14:textId="77777777" w:rsidR="007535E2" w:rsidRPr="00FE7004" w:rsidRDefault="007535E2" w:rsidP="007535E2">
      <w:pPr>
        <w:spacing w:line="278" w:lineRule="auto"/>
        <w:ind w:left="360"/>
        <w:jc w:val="left"/>
        <w:rPr>
          <w:sz w:val="28"/>
          <w:szCs w:val="28"/>
        </w:rPr>
      </w:pPr>
      <w:r>
        <w:rPr>
          <w:b/>
          <w:bCs/>
          <w:noProof/>
          <w:sz w:val="28"/>
          <w:szCs w:val="28"/>
        </w:rPr>
        <w:drawing>
          <wp:inline distT="0" distB="0" distL="0" distR="0" wp14:anchorId="14E19A4F" wp14:editId="113FFDF6">
            <wp:extent cx="5937250" cy="3778250"/>
            <wp:effectExtent l="0" t="0" r="6350" b="0"/>
            <wp:docPr id="743391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7250" cy="3778250"/>
                    </a:xfrm>
                    <a:prstGeom prst="rect">
                      <a:avLst/>
                    </a:prstGeom>
                    <a:noFill/>
                    <a:ln>
                      <a:noFill/>
                    </a:ln>
                  </pic:spPr>
                </pic:pic>
              </a:graphicData>
            </a:graphic>
          </wp:inline>
        </w:drawing>
      </w:r>
    </w:p>
    <w:p w14:paraId="3E56E996" w14:textId="77777777" w:rsidR="007535E2" w:rsidRPr="00FE7004" w:rsidRDefault="007535E2" w:rsidP="007535E2">
      <w:pPr>
        <w:spacing w:line="278" w:lineRule="auto"/>
        <w:jc w:val="left"/>
        <w:rPr>
          <w:sz w:val="28"/>
          <w:szCs w:val="28"/>
          <w:rtl/>
        </w:rPr>
      </w:pPr>
    </w:p>
    <w:p w14:paraId="274BF8F5" w14:textId="77777777" w:rsidR="00317F9C" w:rsidRPr="00FE7004" w:rsidRDefault="00317F9C" w:rsidP="007535E2">
      <w:pPr>
        <w:spacing w:line="278" w:lineRule="auto"/>
        <w:jc w:val="left"/>
        <w:rPr>
          <w:b/>
          <w:bCs/>
          <w:color w:val="2F5496" w:themeColor="accent1" w:themeShade="BF"/>
          <w:sz w:val="28"/>
          <w:szCs w:val="28"/>
        </w:rPr>
      </w:pPr>
      <w:proofErr w:type="spellStart"/>
      <w:r>
        <w:rPr>
          <w:b/>
          <w:bCs/>
          <w:color w:val="2F5496" w:themeColor="accent1" w:themeShade="BF"/>
          <w:sz w:val="28"/>
          <w:szCs w:val="28"/>
        </w:rPr>
        <w:t>Youper</w:t>
      </w:r>
      <w:proofErr w:type="spellEnd"/>
      <w:r>
        <w:rPr>
          <w:b/>
          <w:bCs/>
          <w:color w:val="2F5496" w:themeColor="accent1" w:themeShade="BF"/>
          <w:sz w:val="28"/>
          <w:szCs w:val="28"/>
        </w:rPr>
        <w:t xml:space="preserve"> [3]</w:t>
      </w:r>
    </w:p>
    <w:p w14:paraId="289AA433" w14:textId="77777777" w:rsidR="00317F9C" w:rsidRPr="00FE7004" w:rsidRDefault="00317F9C" w:rsidP="00317F9C">
      <w:pPr>
        <w:spacing w:line="278" w:lineRule="auto"/>
        <w:ind w:left="720"/>
        <w:jc w:val="left"/>
        <w:rPr>
          <w:sz w:val="28"/>
          <w:szCs w:val="28"/>
        </w:rPr>
      </w:pPr>
      <w:r>
        <w:rPr>
          <w:b/>
          <w:bCs/>
          <w:sz w:val="28"/>
          <w:szCs w:val="28"/>
        </w:rPr>
        <w:t>Services in Mobile Application:</w:t>
      </w:r>
    </w:p>
    <w:p w14:paraId="4F9A0028" w14:textId="77777777" w:rsidR="00317F9C" w:rsidRPr="00FE7004" w:rsidRDefault="00317F9C">
      <w:pPr>
        <w:numPr>
          <w:ilvl w:val="0"/>
          <w:numId w:val="3"/>
        </w:numPr>
        <w:spacing w:line="278" w:lineRule="auto"/>
        <w:jc w:val="left"/>
        <w:rPr>
          <w:sz w:val="28"/>
          <w:szCs w:val="28"/>
        </w:rPr>
      </w:pPr>
      <w:r>
        <w:rPr>
          <w:b/>
          <w:bCs/>
          <w:sz w:val="28"/>
          <w:szCs w:val="28"/>
        </w:rPr>
        <w:t>AI-Powered Chatbot:</w:t>
      </w:r>
      <w:r>
        <w:rPr>
          <w:sz w:val="28"/>
          <w:szCs w:val="28"/>
        </w:rPr>
        <w:br/>
        <w:t>Uses artificial intelligence to provide emotional support through guided conversations.</w:t>
      </w:r>
    </w:p>
    <w:p w14:paraId="6204F13F" w14:textId="77777777" w:rsidR="00317F9C" w:rsidRPr="00FE7004" w:rsidRDefault="00317F9C">
      <w:pPr>
        <w:numPr>
          <w:ilvl w:val="0"/>
          <w:numId w:val="3"/>
        </w:numPr>
        <w:spacing w:line="278" w:lineRule="auto"/>
        <w:jc w:val="left"/>
        <w:rPr>
          <w:sz w:val="28"/>
          <w:szCs w:val="28"/>
        </w:rPr>
      </w:pPr>
      <w:r>
        <w:rPr>
          <w:b/>
          <w:bCs/>
          <w:sz w:val="28"/>
          <w:szCs w:val="28"/>
        </w:rPr>
        <w:t>Mood &amp; Emotion Tracking:</w:t>
      </w:r>
      <w:r>
        <w:rPr>
          <w:sz w:val="28"/>
          <w:szCs w:val="28"/>
        </w:rPr>
        <w:br/>
        <w:t>Allows users to track their mood daily and identify emotional patterns over time.</w:t>
      </w:r>
    </w:p>
    <w:p w14:paraId="72A7DB3F" w14:textId="77777777" w:rsidR="00317F9C" w:rsidRPr="00FE7004" w:rsidRDefault="00317F9C">
      <w:pPr>
        <w:numPr>
          <w:ilvl w:val="0"/>
          <w:numId w:val="3"/>
        </w:numPr>
        <w:spacing w:line="278" w:lineRule="auto"/>
        <w:jc w:val="left"/>
        <w:rPr>
          <w:sz w:val="28"/>
          <w:szCs w:val="28"/>
        </w:rPr>
      </w:pPr>
      <w:r>
        <w:rPr>
          <w:b/>
          <w:bCs/>
          <w:sz w:val="28"/>
          <w:szCs w:val="28"/>
        </w:rPr>
        <w:t>Self-Help Programs:</w:t>
      </w:r>
      <w:r>
        <w:rPr>
          <w:sz w:val="28"/>
          <w:szCs w:val="28"/>
        </w:rPr>
        <w:br/>
        <w:t>Offers CBT-based techniques, mindfulness exercises, and stress management tools.</w:t>
      </w:r>
    </w:p>
    <w:p w14:paraId="2C92E62A" w14:textId="77777777" w:rsidR="00317F9C" w:rsidRPr="00FE7004" w:rsidRDefault="00317F9C">
      <w:pPr>
        <w:numPr>
          <w:ilvl w:val="0"/>
          <w:numId w:val="3"/>
        </w:numPr>
        <w:spacing w:line="278" w:lineRule="auto"/>
        <w:jc w:val="left"/>
        <w:rPr>
          <w:sz w:val="28"/>
          <w:szCs w:val="28"/>
        </w:rPr>
      </w:pPr>
      <w:r>
        <w:rPr>
          <w:b/>
          <w:bCs/>
          <w:sz w:val="28"/>
          <w:szCs w:val="28"/>
        </w:rPr>
        <w:t>Personalized Feedback:</w:t>
      </w:r>
      <w:r>
        <w:rPr>
          <w:sz w:val="28"/>
          <w:szCs w:val="28"/>
        </w:rPr>
        <w:br/>
        <w:t>Provides AI-driven suggestions based on user emotions and behavior.</w:t>
      </w:r>
    </w:p>
    <w:p w14:paraId="1A94B0DA" w14:textId="77777777" w:rsidR="00317F9C" w:rsidRPr="00FE7004" w:rsidRDefault="00317F9C">
      <w:pPr>
        <w:numPr>
          <w:ilvl w:val="0"/>
          <w:numId w:val="3"/>
        </w:numPr>
        <w:spacing w:line="278" w:lineRule="auto"/>
        <w:jc w:val="left"/>
        <w:rPr>
          <w:sz w:val="28"/>
          <w:szCs w:val="28"/>
        </w:rPr>
      </w:pPr>
      <w:r>
        <w:rPr>
          <w:b/>
          <w:bCs/>
          <w:sz w:val="28"/>
          <w:szCs w:val="28"/>
        </w:rPr>
        <w:t>Progress Visualization:</w:t>
      </w:r>
      <w:r>
        <w:rPr>
          <w:sz w:val="28"/>
          <w:szCs w:val="28"/>
        </w:rPr>
        <w:br/>
        <w:t>Displays charts and reports to help users understand their mental health journey.</w:t>
      </w:r>
    </w:p>
    <w:p w14:paraId="55515BA2" w14:textId="77777777" w:rsidR="007535E2" w:rsidRPr="00FE7004" w:rsidRDefault="007535E2" w:rsidP="007535E2">
      <w:pPr>
        <w:spacing w:line="278" w:lineRule="auto"/>
        <w:ind w:left="720"/>
        <w:jc w:val="left"/>
        <w:rPr>
          <w:sz w:val="28"/>
          <w:szCs w:val="28"/>
        </w:rPr>
      </w:pPr>
    </w:p>
    <w:p w14:paraId="2D3537C9" w14:textId="77777777" w:rsidR="00317F9C" w:rsidRPr="00FE7004" w:rsidRDefault="007535E2">
      <w:pPr>
        <w:spacing w:line="278" w:lineRule="auto"/>
        <w:jc w:val="left"/>
        <w:rPr>
          <w:sz w:val="28"/>
          <w:szCs w:val="28"/>
        </w:rPr>
      </w:pPr>
      <w:r>
        <w:rPr>
          <w:noProof/>
          <w:sz w:val="28"/>
          <w:szCs w:val="28"/>
        </w:rPr>
        <w:drawing>
          <wp:inline distT="0" distB="0" distL="0" distR="0" wp14:anchorId="304629DD" wp14:editId="566F91FA">
            <wp:extent cx="5943600" cy="2768600"/>
            <wp:effectExtent l="0" t="0" r="0" b="0"/>
            <wp:docPr id="879582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768600"/>
                    </a:xfrm>
                    <a:prstGeom prst="rect">
                      <a:avLst/>
                    </a:prstGeom>
                    <a:noFill/>
                    <a:ln>
                      <a:noFill/>
                    </a:ln>
                  </pic:spPr>
                </pic:pic>
              </a:graphicData>
            </a:graphic>
          </wp:inline>
        </w:drawing>
      </w:r>
      <w:r>
        <w:rPr>
          <w:sz w:val="28"/>
          <w:szCs w:val="28"/>
        </w:rPr>
        <w:br w:type="page"/>
      </w:r>
    </w:p>
    <w:p w14:paraId="6DA9DD01" w14:textId="77777777" w:rsidR="00317F9C" w:rsidRPr="00FE7004" w:rsidRDefault="00317F9C">
      <w:pPr>
        <w:spacing w:line="278" w:lineRule="auto"/>
        <w:jc w:val="left"/>
        <w:rPr>
          <w:sz w:val="28"/>
          <w:szCs w:val="28"/>
          <w:rtl/>
        </w:rPr>
      </w:pPr>
    </w:p>
    <w:p w14:paraId="2890580A" w14:textId="77777777" w:rsidR="00317F9C" w:rsidRPr="00FE7004" w:rsidRDefault="00317F9C" w:rsidP="00317F9C">
      <w:pPr>
        <w:spacing w:line="278" w:lineRule="auto"/>
        <w:jc w:val="left"/>
        <w:rPr>
          <w:b/>
          <w:bCs/>
          <w:color w:val="2F5496" w:themeColor="accent1" w:themeShade="BF"/>
          <w:sz w:val="28"/>
          <w:szCs w:val="28"/>
        </w:rPr>
      </w:pPr>
      <w:proofErr w:type="spellStart"/>
      <w:r>
        <w:rPr>
          <w:b/>
          <w:bCs/>
          <w:color w:val="2F5496" w:themeColor="accent1" w:themeShade="BF"/>
          <w:sz w:val="28"/>
          <w:szCs w:val="28"/>
        </w:rPr>
        <w:t>Wysa</w:t>
      </w:r>
      <w:proofErr w:type="spellEnd"/>
      <w:r>
        <w:rPr>
          <w:b/>
          <w:bCs/>
          <w:color w:val="2F5496" w:themeColor="accent1" w:themeShade="BF"/>
          <w:sz w:val="28"/>
          <w:szCs w:val="28"/>
        </w:rPr>
        <w:t xml:space="preserve"> [4]</w:t>
      </w:r>
    </w:p>
    <w:p w14:paraId="448E4808" w14:textId="77777777" w:rsidR="00317F9C" w:rsidRPr="00FE7004" w:rsidRDefault="00317F9C" w:rsidP="00317F9C">
      <w:pPr>
        <w:spacing w:line="278" w:lineRule="auto"/>
        <w:jc w:val="left"/>
        <w:rPr>
          <w:sz w:val="28"/>
          <w:szCs w:val="28"/>
        </w:rPr>
      </w:pPr>
      <w:r>
        <w:rPr>
          <w:b/>
          <w:bCs/>
          <w:sz w:val="28"/>
          <w:szCs w:val="28"/>
        </w:rPr>
        <w:t>Services in Mobile Application:</w:t>
      </w:r>
    </w:p>
    <w:p w14:paraId="216E30ED" w14:textId="77777777" w:rsidR="00317F9C" w:rsidRPr="00FE7004" w:rsidRDefault="00317F9C">
      <w:pPr>
        <w:pStyle w:val="ListParagraph"/>
        <w:numPr>
          <w:ilvl w:val="0"/>
          <w:numId w:val="4"/>
        </w:numPr>
        <w:jc w:val="left"/>
        <w:rPr>
          <w:sz w:val="28"/>
          <w:szCs w:val="28"/>
        </w:rPr>
      </w:pPr>
      <w:r>
        <w:rPr>
          <w:b/>
          <w:bCs/>
          <w:sz w:val="28"/>
          <w:szCs w:val="28"/>
        </w:rPr>
        <w:t>AI Chatbot Support:</w:t>
      </w:r>
      <w:r>
        <w:rPr>
          <w:sz w:val="28"/>
          <w:szCs w:val="28"/>
        </w:rPr>
        <w:t xml:space="preserve"> uses AI to provide emotional support through anonymous, text-based conversations.</w:t>
      </w:r>
    </w:p>
    <w:p w14:paraId="1B57BBA8" w14:textId="77777777" w:rsidR="00317F9C" w:rsidRPr="00FE7004" w:rsidRDefault="00317F9C">
      <w:pPr>
        <w:pStyle w:val="ListParagraph"/>
        <w:numPr>
          <w:ilvl w:val="0"/>
          <w:numId w:val="4"/>
        </w:numPr>
        <w:jc w:val="left"/>
        <w:rPr>
          <w:sz w:val="28"/>
          <w:szCs w:val="28"/>
        </w:rPr>
      </w:pPr>
      <w:r>
        <w:rPr>
          <w:b/>
          <w:bCs/>
          <w:sz w:val="28"/>
          <w:szCs w:val="28"/>
        </w:rPr>
        <w:t>Mental Health Exercises:</w:t>
      </w:r>
      <w:r>
        <w:rPr>
          <w:sz w:val="28"/>
          <w:szCs w:val="28"/>
        </w:rPr>
        <w:t xml:space="preserve"> </w:t>
      </w:r>
      <w:proofErr w:type="gramStart"/>
      <w:r>
        <w:rPr>
          <w:sz w:val="28"/>
          <w:szCs w:val="28"/>
        </w:rPr>
        <w:t>offers</w:t>
      </w:r>
      <w:proofErr w:type="gramEnd"/>
      <w:r>
        <w:rPr>
          <w:sz w:val="28"/>
          <w:szCs w:val="28"/>
        </w:rPr>
        <w:t xml:space="preserve"> guided CBT techniques, breathing exercises, and anxiety management tools.</w:t>
      </w:r>
    </w:p>
    <w:p w14:paraId="0FC6E16B" w14:textId="77777777" w:rsidR="00317F9C" w:rsidRPr="00FE7004" w:rsidRDefault="00317F9C">
      <w:pPr>
        <w:pStyle w:val="ListParagraph"/>
        <w:numPr>
          <w:ilvl w:val="0"/>
          <w:numId w:val="4"/>
        </w:numPr>
        <w:jc w:val="left"/>
        <w:rPr>
          <w:sz w:val="28"/>
          <w:szCs w:val="28"/>
        </w:rPr>
      </w:pPr>
      <w:r>
        <w:rPr>
          <w:b/>
          <w:bCs/>
          <w:sz w:val="28"/>
          <w:szCs w:val="28"/>
        </w:rPr>
        <w:t>Mood Tracking:</w:t>
      </w:r>
      <w:r>
        <w:rPr>
          <w:sz w:val="28"/>
          <w:szCs w:val="28"/>
        </w:rPr>
        <w:t xml:space="preserve"> allows users to </w:t>
      </w:r>
      <w:proofErr w:type="gramStart"/>
      <w:r>
        <w:rPr>
          <w:sz w:val="28"/>
          <w:szCs w:val="28"/>
        </w:rPr>
        <w:t>log</w:t>
      </w:r>
      <w:proofErr w:type="gramEnd"/>
      <w:r>
        <w:rPr>
          <w:sz w:val="28"/>
          <w:szCs w:val="28"/>
        </w:rPr>
        <w:t xml:space="preserve"> their emotions daily and track mental health patterns over time.</w:t>
      </w:r>
    </w:p>
    <w:p w14:paraId="5BC280FD" w14:textId="77777777" w:rsidR="00317F9C" w:rsidRPr="00FE7004" w:rsidRDefault="00317F9C">
      <w:pPr>
        <w:pStyle w:val="ListParagraph"/>
        <w:numPr>
          <w:ilvl w:val="0"/>
          <w:numId w:val="4"/>
        </w:numPr>
        <w:jc w:val="left"/>
        <w:rPr>
          <w:sz w:val="28"/>
          <w:szCs w:val="28"/>
        </w:rPr>
      </w:pPr>
      <w:r>
        <w:rPr>
          <w:b/>
          <w:bCs/>
          <w:sz w:val="28"/>
          <w:szCs w:val="28"/>
        </w:rPr>
        <w:t xml:space="preserve">Personalized Suggestions: </w:t>
      </w:r>
      <w:r>
        <w:rPr>
          <w:sz w:val="28"/>
          <w:szCs w:val="28"/>
        </w:rPr>
        <w:t>provides tailored coping strategies based on user interactions and emotional state.</w:t>
      </w:r>
    </w:p>
    <w:p w14:paraId="4FDB4FD0" w14:textId="77777777" w:rsidR="00317F9C" w:rsidRPr="00FE7004" w:rsidRDefault="00317F9C">
      <w:pPr>
        <w:pStyle w:val="ListParagraph"/>
        <w:numPr>
          <w:ilvl w:val="0"/>
          <w:numId w:val="4"/>
        </w:numPr>
        <w:jc w:val="left"/>
        <w:rPr>
          <w:sz w:val="28"/>
          <w:szCs w:val="28"/>
        </w:rPr>
      </w:pPr>
      <w:r>
        <w:rPr>
          <w:b/>
          <w:bCs/>
          <w:sz w:val="28"/>
          <w:szCs w:val="28"/>
        </w:rPr>
        <w:t>Access to Human Coaches:</w:t>
      </w:r>
      <w:r>
        <w:rPr>
          <w:sz w:val="28"/>
          <w:szCs w:val="28"/>
        </w:rPr>
        <w:t xml:space="preserve"> offers optional access to trained mental health coaches for additional support.</w:t>
      </w:r>
    </w:p>
    <w:p w14:paraId="2B91B99A" w14:textId="77777777" w:rsidR="007535E2" w:rsidRPr="00FE7004" w:rsidRDefault="000574A3" w:rsidP="007535E2">
      <w:pPr>
        <w:ind w:left="360"/>
        <w:jc w:val="left"/>
        <w:rPr>
          <w:sz w:val="28"/>
          <w:szCs w:val="28"/>
        </w:rPr>
      </w:pPr>
      <w:r>
        <w:rPr>
          <w:noProof/>
          <w:sz w:val="28"/>
          <w:szCs w:val="28"/>
        </w:rPr>
        <w:drawing>
          <wp:inline distT="0" distB="0" distL="0" distR="0" wp14:anchorId="1CEAFDA4" wp14:editId="6BACC1F9">
            <wp:extent cx="5937250" cy="3600450"/>
            <wp:effectExtent l="0" t="0" r="6350" b="0"/>
            <wp:docPr id="6238468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250" cy="3600450"/>
                    </a:xfrm>
                    <a:prstGeom prst="rect">
                      <a:avLst/>
                    </a:prstGeom>
                    <a:noFill/>
                    <a:ln>
                      <a:noFill/>
                    </a:ln>
                  </pic:spPr>
                </pic:pic>
              </a:graphicData>
            </a:graphic>
          </wp:inline>
        </w:drawing>
      </w:r>
    </w:p>
    <w:p w14:paraId="108A1706" w14:textId="77777777" w:rsidR="000574A3" w:rsidRPr="00FE7004" w:rsidRDefault="000574A3" w:rsidP="00317F9C">
      <w:pPr>
        <w:spacing w:line="278" w:lineRule="auto"/>
        <w:jc w:val="left"/>
        <w:rPr>
          <w:sz w:val="28"/>
          <w:szCs w:val="28"/>
        </w:rPr>
      </w:pPr>
    </w:p>
    <w:p w14:paraId="1CA1FEFF" w14:textId="77777777" w:rsidR="00317F9C" w:rsidRPr="00FE7004" w:rsidRDefault="00317F9C" w:rsidP="00317F9C">
      <w:pPr>
        <w:spacing w:line="278" w:lineRule="auto"/>
        <w:jc w:val="left"/>
        <w:rPr>
          <w:b/>
          <w:bCs/>
          <w:color w:val="2F5496" w:themeColor="accent1" w:themeShade="BF"/>
          <w:sz w:val="28"/>
          <w:szCs w:val="28"/>
        </w:rPr>
      </w:pPr>
      <w:proofErr w:type="spellStart"/>
      <w:r>
        <w:rPr>
          <w:b/>
          <w:bCs/>
          <w:color w:val="2F5496" w:themeColor="accent1" w:themeShade="BF"/>
          <w:sz w:val="28"/>
          <w:szCs w:val="28"/>
        </w:rPr>
        <w:t>Woebot</w:t>
      </w:r>
      <w:proofErr w:type="spellEnd"/>
      <w:r>
        <w:rPr>
          <w:b/>
          <w:bCs/>
          <w:color w:val="2F5496" w:themeColor="accent1" w:themeShade="BF"/>
          <w:sz w:val="28"/>
          <w:szCs w:val="28"/>
        </w:rPr>
        <w:t xml:space="preserve"> [5]</w:t>
      </w:r>
    </w:p>
    <w:p w14:paraId="0DC050DC" w14:textId="77777777" w:rsidR="00317F9C" w:rsidRPr="00FE7004" w:rsidRDefault="00317F9C" w:rsidP="00317F9C">
      <w:pPr>
        <w:spacing w:line="278" w:lineRule="auto"/>
        <w:jc w:val="left"/>
        <w:rPr>
          <w:sz w:val="28"/>
          <w:szCs w:val="28"/>
        </w:rPr>
      </w:pPr>
      <w:r>
        <w:rPr>
          <w:b/>
          <w:bCs/>
          <w:sz w:val="28"/>
          <w:szCs w:val="28"/>
        </w:rPr>
        <w:t>Services in Mobile Application:</w:t>
      </w:r>
    </w:p>
    <w:p w14:paraId="25EAC1B2" w14:textId="77777777" w:rsidR="00317F9C" w:rsidRPr="00FE7004" w:rsidRDefault="00317F9C">
      <w:pPr>
        <w:pStyle w:val="ListParagraph"/>
        <w:numPr>
          <w:ilvl w:val="0"/>
          <w:numId w:val="5"/>
        </w:numPr>
        <w:jc w:val="left"/>
        <w:rPr>
          <w:sz w:val="28"/>
          <w:szCs w:val="28"/>
        </w:rPr>
      </w:pPr>
      <w:r>
        <w:rPr>
          <w:b/>
          <w:bCs/>
          <w:sz w:val="28"/>
          <w:szCs w:val="28"/>
        </w:rPr>
        <w:t>AI-Powered Conversational Agent:</w:t>
      </w:r>
      <w:r>
        <w:rPr>
          <w:sz w:val="28"/>
          <w:szCs w:val="28"/>
        </w:rPr>
        <w:t xml:space="preserve"> engages users in short daily conversations based on cognitive behavioral therapy (CBT).</w:t>
      </w:r>
    </w:p>
    <w:p w14:paraId="3A157EDD" w14:textId="77777777" w:rsidR="00317F9C" w:rsidRPr="00FE7004" w:rsidRDefault="00317F9C">
      <w:pPr>
        <w:pStyle w:val="ListParagraph"/>
        <w:numPr>
          <w:ilvl w:val="0"/>
          <w:numId w:val="5"/>
        </w:numPr>
        <w:jc w:val="left"/>
        <w:rPr>
          <w:sz w:val="28"/>
          <w:szCs w:val="28"/>
        </w:rPr>
      </w:pPr>
      <w:r>
        <w:rPr>
          <w:b/>
          <w:bCs/>
          <w:sz w:val="28"/>
          <w:szCs w:val="28"/>
        </w:rPr>
        <w:t>Emotional Check-ins:</w:t>
      </w:r>
      <w:r>
        <w:rPr>
          <w:sz w:val="28"/>
          <w:szCs w:val="28"/>
        </w:rPr>
        <w:t xml:space="preserve"> encourages users to reflect on their mood and thoughts regularly.</w:t>
      </w:r>
    </w:p>
    <w:p w14:paraId="65B0BCC6" w14:textId="77777777" w:rsidR="00317F9C" w:rsidRPr="00FE7004" w:rsidRDefault="00317F9C">
      <w:pPr>
        <w:pStyle w:val="ListParagraph"/>
        <w:numPr>
          <w:ilvl w:val="0"/>
          <w:numId w:val="5"/>
        </w:numPr>
        <w:jc w:val="left"/>
        <w:rPr>
          <w:sz w:val="28"/>
          <w:szCs w:val="28"/>
        </w:rPr>
      </w:pPr>
      <w:r>
        <w:rPr>
          <w:b/>
          <w:bCs/>
          <w:sz w:val="28"/>
          <w:szCs w:val="28"/>
        </w:rPr>
        <w:t>Self-Help Content:</w:t>
      </w:r>
      <w:r>
        <w:rPr>
          <w:sz w:val="28"/>
          <w:szCs w:val="28"/>
        </w:rPr>
        <w:t xml:space="preserve"> provides simple mental health lessons and coping techniques.</w:t>
      </w:r>
    </w:p>
    <w:p w14:paraId="4846E5A0" w14:textId="77777777" w:rsidR="00317F9C" w:rsidRPr="00FE7004" w:rsidRDefault="00317F9C">
      <w:pPr>
        <w:pStyle w:val="ListParagraph"/>
        <w:numPr>
          <w:ilvl w:val="0"/>
          <w:numId w:val="5"/>
        </w:numPr>
        <w:jc w:val="left"/>
        <w:rPr>
          <w:sz w:val="28"/>
          <w:szCs w:val="28"/>
        </w:rPr>
      </w:pPr>
      <w:r>
        <w:rPr>
          <w:b/>
          <w:bCs/>
          <w:sz w:val="28"/>
          <w:szCs w:val="28"/>
        </w:rPr>
        <w:t xml:space="preserve">Progress Monitoring: </w:t>
      </w:r>
      <w:r>
        <w:rPr>
          <w:sz w:val="28"/>
          <w:szCs w:val="28"/>
        </w:rPr>
        <w:t>tracks emotional changes and user responses over time.</w:t>
      </w:r>
    </w:p>
    <w:p w14:paraId="62E401F7" w14:textId="77777777" w:rsidR="00317F9C" w:rsidRPr="00FE7004" w:rsidRDefault="00317F9C">
      <w:pPr>
        <w:pStyle w:val="ListParagraph"/>
        <w:numPr>
          <w:ilvl w:val="0"/>
          <w:numId w:val="5"/>
        </w:numPr>
        <w:jc w:val="left"/>
        <w:rPr>
          <w:sz w:val="28"/>
          <w:szCs w:val="28"/>
        </w:rPr>
      </w:pPr>
      <w:r>
        <w:rPr>
          <w:b/>
          <w:bCs/>
          <w:sz w:val="28"/>
          <w:szCs w:val="28"/>
        </w:rPr>
        <w:t>Instant Support:</w:t>
      </w:r>
      <w:r>
        <w:rPr>
          <w:sz w:val="28"/>
          <w:szCs w:val="28"/>
        </w:rPr>
        <w:t xml:space="preserve"> delivers immediate guidance without the need for appointments or registration.</w:t>
      </w:r>
    </w:p>
    <w:p w14:paraId="602C4E93" w14:textId="77777777" w:rsidR="00317F9C" w:rsidRPr="00FE7004" w:rsidRDefault="000574A3">
      <w:pPr>
        <w:spacing w:line="278" w:lineRule="auto"/>
        <w:jc w:val="left"/>
        <w:rPr>
          <w:sz w:val="28"/>
          <w:szCs w:val="28"/>
          <w:rtl/>
        </w:rPr>
      </w:pPr>
      <w:r>
        <w:rPr>
          <w:noProof/>
          <w:sz w:val="28"/>
          <w:szCs w:val="28"/>
        </w:rPr>
        <w:drawing>
          <wp:inline distT="0" distB="0" distL="0" distR="0" wp14:anchorId="66132BEF" wp14:editId="125ACE85">
            <wp:extent cx="5937250" cy="3441700"/>
            <wp:effectExtent l="0" t="0" r="6350" b="6350"/>
            <wp:docPr id="2357309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250" cy="3441700"/>
                    </a:xfrm>
                    <a:prstGeom prst="rect">
                      <a:avLst/>
                    </a:prstGeom>
                    <a:noFill/>
                    <a:ln>
                      <a:noFill/>
                    </a:ln>
                  </pic:spPr>
                </pic:pic>
              </a:graphicData>
            </a:graphic>
          </wp:inline>
        </w:drawing>
      </w:r>
    </w:p>
    <w:p w14:paraId="1ECF422F" w14:textId="77777777" w:rsidR="000574A3" w:rsidRPr="00FE7004" w:rsidRDefault="000574A3">
      <w:pPr>
        <w:spacing w:line="278" w:lineRule="auto"/>
        <w:jc w:val="left"/>
        <w:rPr>
          <w:sz w:val="28"/>
          <w:szCs w:val="28"/>
          <w:rtl/>
        </w:rPr>
      </w:pPr>
    </w:p>
    <w:p w14:paraId="102AC451" w14:textId="77777777" w:rsidR="000574A3" w:rsidRPr="00FE7004" w:rsidRDefault="000574A3" w:rsidP="000574A3">
      <w:pPr>
        <w:spacing w:line="278" w:lineRule="auto"/>
        <w:jc w:val="left"/>
        <w:rPr>
          <w:sz w:val="28"/>
          <w:szCs w:val="28"/>
          <w:rtl/>
        </w:rPr>
      </w:pPr>
    </w:p>
    <w:p w14:paraId="53BA1697" w14:textId="77777777" w:rsidR="000E3F4B" w:rsidRPr="00FE7004" w:rsidRDefault="000E3F4B" w:rsidP="000574A3">
      <w:pPr>
        <w:spacing w:line="278" w:lineRule="auto"/>
        <w:jc w:val="left"/>
        <w:rPr>
          <w:b/>
          <w:bCs/>
          <w:color w:val="2F5496" w:themeColor="accent1" w:themeShade="BF"/>
          <w:sz w:val="28"/>
          <w:szCs w:val="28"/>
        </w:rPr>
      </w:pPr>
      <w:proofErr w:type="spellStart"/>
      <w:r>
        <w:rPr>
          <w:b/>
          <w:bCs/>
          <w:color w:val="2F5496" w:themeColor="accent1" w:themeShade="BF"/>
          <w:sz w:val="28"/>
          <w:szCs w:val="28"/>
        </w:rPr>
        <w:t>MindDoc</w:t>
      </w:r>
      <w:proofErr w:type="spellEnd"/>
      <w:r>
        <w:rPr>
          <w:b/>
          <w:bCs/>
          <w:color w:val="2F5496" w:themeColor="accent1" w:themeShade="BF"/>
          <w:sz w:val="28"/>
          <w:szCs w:val="28"/>
        </w:rPr>
        <w:t xml:space="preserve"> [6]</w:t>
      </w:r>
    </w:p>
    <w:p w14:paraId="25017D6B" w14:textId="77777777" w:rsidR="000E3F4B" w:rsidRPr="00FE7004" w:rsidRDefault="000E3F4B" w:rsidP="000E3F4B">
      <w:pPr>
        <w:spacing w:line="278" w:lineRule="auto"/>
        <w:ind w:left="720"/>
        <w:jc w:val="left"/>
        <w:rPr>
          <w:b/>
          <w:bCs/>
          <w:sz w:val="28"/>
          <w:szCs w:val="28"/>
        </w:rPr>
      </w:pPr>
      <w:r>
        <w:rPr>
          <w:b/>
          <w:bCs/>
          <w:sz w:val="28"/>
          <w:szCs w:val="28"/>
        </w:rPr>
        <w:t>Services in Mobile Application:</w:t>
      </w:r>
    </w:p>
    <w:p w14:paraId="45352E30" w14:textId="77777777" w:rsidR="000E3F4B" w:rsidRPr="00FE7004" w:rsidRDefault="000E3F4B" w:rsidP="000E3F4B">
      <w:pPr>
        <w:spacing w:line="278" w:lineRule="auto"/>
        <w:ind w:left="720"/>
        <w:jc w:val="left"/>
        <w:rPr>
          <w:b/>
          <w:bCs/>
          <w:sz w:val="28"/>
          <w:szCs w:val="28"/>
        </w:rPr>
      </w:pPr>
      <w:r>
        <w:rPr>
          <w:b/>
          <w:bCs/>
          <w:sz w:val="28"/>
          <w:szCs w:val="28"/>
        </w:rPr>
        <w:t>1.Mental Health Assessment:</w:t>
      </w:r>
      <w:r>
        <w:rPr>
          <w:rFonts w:hint="cs"/>
          <w:b/>
          <w:bCs/>
          <w:sz w:val="28"/>
          <w:szCs w:val="28"/>
          <w:rtl/>
        </w:rPr>
        <w:t xml:space="preserve"> </w:t>
      </w:r>
      <w:r>
        <w:rPr>
          <w:sz w:val="28"/>
          <w:szCs w:val="28"/>
        </w:rPr>
        <w:t>uses structured questions to assess symptoms of depression, stress, and anxiety.</w:t>
      </w:r>
    </w:p>
    <w:p w14:paraId="2439C9BF" w14:textId="77777777" w:rsidR="000E3F4B" w:rsidRPr="00FE7004" w:rsidRDefault="000E3F4B" w:rsidP="000E3F4B">
      <w:pPr>
        <w:spacing w:line="278" w:lineRule="auto"/>
        <w:ind w:left="720"/>
        <w:jc w:val="left"/>
        <w:rPr>
          <w:b/>
          <w:bCs/>
          <w:sz w:val="28"/>
          <w:szCs w:val="28"/>
        </w:rPr>
      </w:pPr>
      <w:r>
        <w:rPr>
          <w:b/>
          <w:bCs/>
          <w:sz w:val="28"/>
          <w:szCs w:val="28"/>
        </w:rPr>
        <w:t>2.Mood &amp; Symptom Tracking:</w:t>
      </w:r>
      <w:r>
        <w:rPr>
          <w:rFonts w:hint="cs"/>
          <w:b/>
          <w:bCs/>
          <w:sz w:val="28"/>
          <w:szCs w:val="28"/>
          <w:rtl/>
        </w:rPr>
        <w:t xml:space="preserve"> </w:t>
      </w:r>
      <w:r>
        <w:rPr>
          <w:sz w:val="28"/>
          <w:szCs w:val="28"/>
        </w:rPr>
        <w:t>monitors emotional patterns across daily check-ins.</w:t>
      </w:r>
    </w:p>
    <w:p w14:paraId="57FD63DA" w14:textId="77777777" w:rsidR="000E3F4B" w:rsidRPr="00FE7004" w:rsidRDefault="000E3F4B" w:rsidP="000E3F4B">
      <w:pPr>
        <w:spacing w:line="278" w:lineRule="auto"/>
        <w:ind w:left="720"/>
        <w:jc w:val="left"/>
        <w:rPr>
          <w:b/>
          <w:bCs/>
          <w:sz w:val="28"/>
          <w:szCs w:val="28"/>
        </w:rPr>
      </w:pPr>
      <w:r>
        <w:rPr>
          <w:b/>
          <w:bCs/>
          <w:sz w:val="28"/>
          <w:szCs w:val="28"/>
        </w:rPr>
        <w:t xml:space="preserve">3.AI-Based Insights: </w:t>
      </w:r>
      <w:r>
        <w:rPr>
          <w:sz w:val="28"/>
          <w:szCs w:val="28"/>
        </w:rPr>
        <w:t>analyzes collected data to offer insights into the user's mental condition.</w:t>
      </w:r>
    </w:p>
    <w:p w14:paraId="2EEC7644" w14:textId="77777777" w:rsidR="000E3F4B" w:rsidRPr="00FE7004" w:rsidRDefault="000E3F4B" w:rsidP="000E3F4B">
      <w:pPr>
        <w:spacing w:line="278" w:lineRule="auto"/>
        <w:ind w:left="720"/>
        <w:jc w:val="left"/>
        <w:rPr>
          <w:b/>
          <w:bCs/>
          <w:sz w:val="28"/>
          <w:szCs w:val="28"/>
        </w:rPr>
      </w:pPr>
      <w:r>
        <w:rPr>
          <w:b/>
          <w:bCs/>
          <w:sz w:val="28"/>
          <w:szCs w:val="28"/>
        </w:rPr>
        <w:t xml:space="preserve">4.Therapy Preparation Tools: </w:t>
      </w:r>
      <w:r>
        <w:rPr>
          <w:sz w:val="28"/>
          <w:szCs w:val="28"/>
        </w:rPr>
        <w:t>helps users prepare reports that can be shared with therapists.</w:t>
      </w:r>
    </w:p>
    <w:p w14:paraId="4081E0E6" w14:textId="77777777" w:rsidR="00015234" w:rsidRPr="00FE7004" w:rsidRDefault="000E3F4B" w:rsidP="000E3F4B">
      <w:pPr>
        <w:spacing w:line="278" w:lineRule="auto"/>
        <w:ind w:left="720"/>
        <w:jc w:val="left"/>
        <w:rPr>
          <w:sz w:val="28"/>
          <w:szCs w:val="28"/>
          <w:rtl/>
        </w:rPr>
      </w:pPr>
      <w:r>
        <w:rPr>
          <w:b/>
          <w:bCs/>
          <w:sz w:val="28"/>
          <w:szCs w:val="28"/>
        </w:rPr>
        <w:t>5.Educational Resources:</w:t>
      </w:r>
      <w:r>
        <w:rPr>
          <w:sz w:val="28"/>
          <w:szCs w:val="28"/>
        </w:rPr>
        <w:t xml:space="preserve"> provides articles and exercises focused on mental health awareness and self-care.</w:t>
      </w:r>
    </w:p>
    <w:p w14:paraId="519DBB5C" w14:textId="77777777" w:rsidR="000574A3" w:rsidRPr="00FE7004" w:rsidRDefault="000574A3" w:rsidP="000E3F4B">
      <w:pPr>
        <w:spacing w:line="278" w:lineRule="auto"/>
        <w:ind w:left="720"/>
        <w:jc w:val="left"/>
        <w:rPr>
          <w:sz w:val="28"/>
          <w:szCs w:val="28"/>
        </w:rPr>
      </w:pPr>
      <w:r>
        <w:rPr>
          <w:noProof/>
          <w:sz w:val="28"/>
          <w:szCs w:val="28"/>
        </w:rPr>
        <w:drawing>
          <wp:inline distT="0" distB="0" distL="0" distR="0" wp14:anchorId="026B76CE" wp14:editId="755F7F8A">
            <wp:extent cx="5397500" cy="3251200"/>
            <wp:effectExtent l="0" t="0" r="0" b="6350"/>
            <wp:docPr id="10389219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7500" cy="3251200"/>
                    </a:xfrm>
                    <a:prstGeom prst="rect">
                      <a:avLst/>
                    </a:prstGeom>
                    <a:noFill/>
                    <a:ln>
                      <a:noFill/>
                    </a:ln>
                  </pic:spPr>
                </pic:pic>
              </a:graphicData>
            </a:graphic>
          </wp:inline>
        </w:drawing>
      </w:r>
    </w:p>
    <w:p w14:paraId="2B29902A" w14:textId="77777777" w:rsidR="00015234" w:rsidRPr="00FE7004" w:rsidRDefault="00015234">
      <w:pPr>
        <w:spacing w:line="278" w:lineRule="auto"/>
        <w:jc w:val="left"/>
        <w:rPr>
          <w:sz w:val="28"/>
          <w:szCs w:val="28"/>
        </w:rPr>
      </w:pPr>
      <w:r>
        <w:rPr>
          <w:sz w:val="28"/>
          <w:szCs w:val="28"/>
        </w:rPr>
        <w:br w:type="page"/>
      </w:r>
    </w:p>
    <w:p w14:paraId="748C69A1" w14:textId="77777777" w:rsidR="00317F9C" w:rsidRPr="00FE7004" w:rsidRDefault="00317F9C" w:rsidP="000E3F4B">
      <w:pPr>
        <w:spacing w:line="278" w:lineRule="auto"/>
        <w:ind w:left="720"/>
        <w:jc w:val="left"/>
        <w:rPr>
          <w:sz w:val="28"/>
          <w:szCs w:val="28"/>
          <w:rtl/>
        </w:rPr>
      </w:pPr>
    </w:p>
    <w:p w14:paraId="49BD458A" w14:textId="77777777" w:rsidR="00015234" w:rsidRPr="00FE7004" w:rsidRDefault="00780451" w:rsidP="00015234">
      <w:pPr>
        <w:pStyle w:val="Heading1"/>
        <w:rPr>
          <w:color w:val="2F5496" w:themeColor="accent1" w:themeShade="BF"/>
          <w:sz w:val="28"/>
          <w:szCs w:val="28"/>
          <w:rtl/>
        </w:rPr>
      </w:pPr>
      <w:r>
        <w:rPr>
          <w:noProof/>
          <w:sz w:val="28"/>
          <w:szCs w:val="28"/>
        </w:rPr>
        <w:drawing>
          <wp:anchor distT="0" distB="0" distL="114300" distR="114300" simplePos="0" relativeHeight="251658240" behindDoc="1" locked="0" layoutInCell="1" allowOverlap="1" wp14:anchorId="179A071F" wp14:editId="25929947">
            <wp:simplePos x="0" y="0"/>
            <wp:positionH relativeFrom="page">
              <wp:align>left</wp:align>
            </wp:positionH>
            <wp:positionV relativeFrom="paragraph">
              <wp:posOffset>487045</wp:posOffset>
            </wp:positionV>
            <wp:extent cx="7759700" cy="6800850"/>
            <wp:effectExtent l="0" t="0" r="0" b="0"/>
            <wp:wrapNone/>
            <wp:docPr id="193579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760278" cy="6801357"/>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2F5496" w:themeColor="accent1" w:themeShade="BF"/>
          <w:sz w:val="28"/>
          <w:szCs w:val="28"/>
        </w:rPr>
        <w:t>Gap Analysis &amp; literature view</w:t>
      </w:r>
    </w:p>
    <w:p w14:paraId="7D21A94E" w14:textId="77777777" w:rsidR="00015234" w:rsidRPr="00FE7004" w:rsidRDefault="00015234">
      <w:pPr>
        <w:spacing w:line="278" w:lineRule="auto"/>
        <w:jc w:val="left"/>
        <w:rPr>
          <w:sz w:val="28"/>
          <w:szCs w:val="28"/>
        </w:rPr>
      </w:pPr>
      <w:r>
        <w:rPr>
          <w:sz w:val="28"/>
          <w:szCs w:val="28"/>
        </w:rPr>
        <w:br w:type="page"/>
      </w:r>
    </w:p>
    <w:p w14:paraId="0F68FDF0" w14:textId="77777777" w:rsidR="00015234" w:rsidRPr="00FE7004" w:rsidRDefault="00015234" w:rsidP="00015234">
      <w:pPr>
        <w:rPr>
          <w:sz w:val="28"/>
          <w:szCs w:val="28"/>
          <w:rtl/>
        </w:rPr>
      </w:pPr>
    </w:p>
    <w:p w14:paraId="49E2A98B" w14:textId="77777777" w:rsidR="00015234" w:rsidRPr="00FE7004" w:rsidRDefault="00015234" w:rsidP="00015234">
      <w:pPr>
        <w:pStyle w:val="Heading1"/>
        <w:rPr>
          <w:color w:val="2F5496" w:themeColor="accent1" w:themeShade="BF"/>
          <w:sz w:val="28"/>
          <w:szCs w:val="28"/>
          <w:rtl/>
        </w:rPr>
      </w:pPr>
      <w:r>
        <w:rPr>
          <w:color w:val="2F5496" w:themeColor="accent1" w:themeShade="BF"/>
          <w:sz w:val="28"/>
          <w:szCs w:val="28"/>
        </w:rPr>
        <w:t>2.3 Summary</w:t>
      </w:r>
    </w:p>
    <w:p w14:paraId="178F0CAB" w14:textId="77777777" w:rsidR="00A569BD" w:rsidRPr="00FE7004" w:rsidRDefault="00A569BD" w:rsidP="00A569BD">
      <w:pPr>
        <w:rPr>
          <w:sz w:val="28"/>
          <w:szCs w:val="28"/>
        </w:rPr>
      </w:pPr>
      <w:r>
        <w:rPr>
          <w:sz w:val="28"/>
          <w:szCs w:val="28"/>
        </w:rPr>
        <w:t xml:space="preserve">The literature review shows that while many digital mental health platforms exist, the field is still fragmented and incomplete as of 2025. Platforms like </w:t>
      </w:r>
      <w:proofErr w:type="spellStart"/>
      <w:r>
        <w:rPr>
          <w:sz w:val="28"/>
          <w:szCs w:val="28"/>
        </w:rPr>
        <w:t>BetterHelp</w:t>
      </w:r>
      <w:proofErr w:type="spellEnd"/>
      <w:r>
        <w:rPr>
          <w:sz w:val="28"/>
          <w:szCs w:val="28"/>
        </w:rPr>
        <w:t xml:space="preserve"> and </w:t>
      </w:r>
      <w:proofErr w:type="spellStart"/>
      <w:r>
        <w:rPr>
          <w:sz w:val="28"/>
          <w:szCs w:val="28"/>
        </w:rPr>
        <w:t>Talkspace</w:t>
      </w:r>
      <w:proofErr w:type="spellEnd"/>
      <w:r>
        <w:rPr>
          <w:sz w:val="28"/>
          <w:szCs w:val="28"/>
        </w:rPr>
        <w:t xml:space="preserve"> provide access to licensed therapists but do not include an AI-powered assistant to give users an initial psychological assessment or guide them to the right doctor. Apps like </w:t>
      </w:r>
      <w:proofErr w:type="spellStart"/>
      <w:r>
        <w:rPr>
          <w:sz w:val="28"/>
          <w:szCs w:val="28"/>
        </w:rPr>
        <w:t>Youper</w:t>
      </w:r>
      <w:proofErr w:type="spellEnd"/>
      <w:r>
        <w:rPr>
          <w:sz w:val="28"/>
          <w:szCs w:val="28"/>
        </w:rPr>
        <w:t xml:space="preserve">, </w:t>
      </w:r>
      <w:proofErr w:type="spellStart"/>
      <w:r>
        <w:rPr>
          <w:sz w:val="28"/>
          <w:szCs w:val="28"/>
        </w:rPr>
        <w:t>Wysa</w:t>
      </w:r>
      <w:proofErr w:type="spellEnd"/>
      <w:r>
        <w:rPr>
          <w:sz w:val="28"/>
          <w:szCs w:val="28"/>
        </w:rPr>
        <w:t xml:space="preserve">, </w:t>
      </w:r>
      <w:proofErr w:type="spellStart"/>
      <w:r>
        <w:rPr>
          <w:sz w:val="28"/>
          <w:szCs w:val="28"/>
        </w:rPr>
        <w:t>Woebot</w:t>
      </w:r>
      <w:proofErr w:type="spellEnd"/>
      <w:r>
        <w:rPr>
          <w:sz w:val="28"/>
          <w:szCs w:val="28"/>
        </w:rPr>
        <w:t xml:space="preserve">, and </w:t>
      </w:r>
      <w:proofErr w:type="spellStart"/>
      <w:r>
        <w:rPr>
          <w:sz w:val="28"/>
          <w:szCs w:val="28"/>
        </w:rPr>
        <w:t>MindDoc</w:t>
      </w:r>
      <w:proofErr w:type="spellEnd"/>
      <w:r>
        <w:rPr>
          <w:sz w:val="28"/>
          <w:szCs w:val="28"/>
        </w:rPr>
        <w:t xml:space="preserve"> use AI for mood tracking and self-help exercises, but they do not connect users to real therapists or maintain secure, integrated patient records.</w:t>
      </w:r>
    </w:p>
    <w:p w14:paraId="65E5C76C" w14:textId="77777777" w:rsidR="00A569BD" w:rsidRPr="00FE7004" w:rsidRDefault="00A569BD" w:rsidP="00A569BD">
      <w:pPr>
        <w:rPr>
          <w:sz w:val="28"/>
          <w:szCs w:val="28"/>
        </w:rPr>
      </w:pPr>
      <w:r>
        <w:rPr>
          <w:sz w:val="28"/>
          <w:szCs w:val="28"/>
        </w:rPr>
        <w:t>This gap creates real problems: users may delay seeking help, struggle to find the right therapist, or lack a safe and organized way to track their mental health progress. Limited multilingual support also reduces access for non-English speakers.</w:t>
      </w:r>
    </w:p>
    <w:p w14:paraId="3B206921" w14:textId="77777777" w:rsidR="00A569BD" w:rsidRPr="00FE7004" w:rsidRDefault="00A569BD" w:rsidP="00A569BD">
      <w:pPr>
        <w:rPr>
          <w:sz w:val="28"/>
          <w:szCs w:val="28"/>
        </w:rPr>
      </w:pPr>
      <w:r>
        <w:rPr>
          <w:sz w:val="28"/>
          <w:szCs w:val="28"/>
        </w:rPr>
        <w:t>The proposed Digital Mental Health Platform fills these gaps by offering a complete, integrated</w:t>
      </w:r>
      <w:r>
        <w:rPr>
          <w:b/>
          <w:bCs/>
          <w:sz w:val="28"/>
          <w:szCs w:val="28"/>
        </w:rPr>
        <w:t xml:space="preserve"> </w:t>
      </w:r>
      <w:r>
        <w:rPr>
          <w:sz w:val="28"/>
          <w:szCs w:val="28"/>
        </w:rPr>
        <w:t>solution: an AI-powered virtual assistant for initial assessment, smart doctor recommendations, online and offline appointment booking, digital prescriptions, secure patient archives, mood tracking, and a supportive community forum. With strong privacy measures and multilingual support, the platform ensures help is fast, reliable, and accessible to all.</w:t>
      </w:r>
    </w:p>
    <w:p w14:paraId="656DEA3B" w14:textId="77777777" w:rsidR="00A569BD" w:rsidRPr="00FE7004" w:rsidRDefault="00A569BD" w:rsidP="00A569BD">
      <w:pPr>
        <w:rPr>
          <w:sz w:val="28"/>
          <w:szCs w:val="28"/>
        </w:rPr>
      </w:pPr>
      <w:r>
        <w:rPr>
          <w:sz w:val="28"/>
          <w:szCs w:val="28"/>
        </w:rPr>
        <w:t>This project is significant because it combines AI technology with professional care in one place, helping prevent mental health crises, making support widely available, and guiding users before</w:t>
      </w:r>
      <w:r>
        <w:rPr>
          <w:b/>
          <w:bCs/>
          <w:sz w:val="28"/>
          <w:szCs w:val="28"/>
        </w:rPr>
        <w:t xml:space="preserve"> </w:t>
      </w:r>
      <w:r>
        <w:rPr>
          <w:sz w:val="28"/>
          <w:szCs w:val="28"/>
        </w:rPr>
        <w:t>small issues turn into serious problems.</w:t>
      </w:r>
    </w:p>
    <w:p w14:paraId="44BFD211" w14:textId="77777777" w:rsidR="00015234" w:rsidRPr="00FE7004" w:rsidRDefault="00015234" w:rsidP="00015234">
      <w:pPr>
        <w:rPr>
          <w:sz w:val="28"/>
          <w:szCs w:val="28"/>
        </w:rPr>
      </w:pPr>
    </w:p>
    <w:p w14:paraId="0DEAC0F4" w14:textId="77777777" w:rsidR="00317F9C" w:rsidRPr="00FE7004" w:rsidRDefault="00317F9C" w:rsidP="00317F9C">
      <w:pPr>
        <w:spacing w:line="278" w:lineRule="auto"/>
        <w:ind w:left="720"/>
        <w:jc w:val="left"/>
        <w:rPr>
          <w:sz w:val="28"/>
          <w:szCs w:val="28"/>
        </w:rPr>
      </w:pPr>
    </w:p>
    <w:p w14:paraId="01F8FDE7" w14:textId="77777777" w:rsidR="00E5164F" w:rsidRPr="00FE7004" w:rsidRDefault="00E5164F">
      <w:pPr>
        <w:spacing w:line="278" w:lineRule="auto"/>
        <w:jc w:val="left"/>
        <w:rPr>
          <w:rFonts w:eastAsiaTheme="majorEastAsia" w:cstheme="majorBidi"/>
          <w:b/>
          <w:sz w:val="28"/>
          <w:szCs w:val="28"/>
        </w:rPr>
      </w:pPr>
      <w:r>
        <w:rPr>
          <w:sz w:val="28"/>
          <w:szCs w:val="28"/>
        </w:rPr>
        <w:br w:type="page"/>
      </w:r>
    </w:p>
    <w:p w14:paraId="48312F4E" w14:textId="77777777" w:rsidR="009D667D" w:rsidRPr="00FE7004" w:rsidRDefault="009D667D" w:rsidP="00D60617">
      <w:pPr>
        <w:pStyle w:val="Heading1"/>
        <w:rPr>
          <w:sz w:val="28"/>
          <w:szCs w:val="28"/>
        </w:rPr>
      </w:pPr>
    </w:p>
    <w:p w14:paraId="21F09982" w14:textId="77777777" w:rsidR="00ED7EDF" w:rsidRPr="00FE7004" w:rsidRDefault="00ED7EDF" w:rsidP="002D10CC">
      <w:pPr>
        <w:spacing w:line="278" w:lineRule="auto"/>
        <w:jc w:val="left"/>
        <w:rPr>
          <w:sz w:val="28"/>
          <w:szCs w:val="28"/>
        </w:rPr>
      </w:pPr>
    </w:p>
    <w:p w14:paraId="263DD65D" w14:textId="77777777" w:rsidR="00ED7EDF" w:rsidRPr="00FE7004" w:rsidRDefault="00ED7EDF" w:rsidP="00ED7EDF">
      <w:pPr>
        <w:pStyle w:val="Title"/>
        <w:jc w:val="center"/>
        <w:rPr>
          <w:sz w:val="28"/>
          <w:szCs w:val="28"/>
        </w:rPr>
      </w:pPr>
    </w:p>
    <w:p w14:paraId="2D5561DD" w14:textId="77777777" w:rsidR="00ED7EDF" w:rsidRPr="00FE7004" w:rsidRDefault="00ED7EDF" w:rsidP="00ED7EDF">
      <w:pPr>
        <w:pStyle w:val="Title"/>
        <w:jc w:val="center"/>
        <w:rPr>
          <w:sz w:val="28"/>
          <w:szCs w:val="28"/>
        </w:rPr>
      </w:pPr>
    </w:p>
    <w:p w14:paraId="3F9817FA" w14:textId="77777777" w:rsidR="00ED7EDF" w:rsidRPr="00FE7004" w:rsidRDefault="00ED7EDF" w:rsidP="00ED7EDF">
      <w:pPr>
        <w:pStyle w:val="Title"/>
        <w:jc w:val="center"/>
        <w:rPr>
          <w:sz w:val="28"/>
          <w:szCs w:val="28"/>
        </w:rPr>
      </w:pPr>
    </w:p>
    <w:p w14:paraId="48DCB09B" w14:textId="77777777" w:rsidR="00ED7EDF" w:rsidRPr="00FE7004" w:rsidRDefault="00ED7EDF" w:rsidP="00ED7EDF">
      <w:pPr>
        <w:pStyle w:val="Title"/>
        <w:jc w:val="center"/>
        <w:rPr>
          <w:sz w:val="28"/>
          <w:szCs w:val="28"/>
        </w:rPr>
      </w:pPr>
    </w:p>
    <w:p w14:paraId="556FFB88" w14:textId="77777777" w:rsidR="00ED7EDF" w:rsidRPr="00FE7004" w:rsidRDefault="00ED7EDF" w:rsidP="00ED7EDF">
      <w:pPr>
        <w:pStyle w:val="Title"/>
        <w:jc w:val="center"/>
        <w:rPr>
          <w:sz w:val="28"/>
          <w:szCs w:val="28"/>
        </w:rPr>
      </w:pPr>
    </w:p>
    <w:p w14:paraId="44116659" w14:textId="77777777" w:rsidR="00780451" w:rsidRDefault="00780451" w:rsidP="00780451">
      <w:pPr>
        <w:pStyle w:val="Chaptertitle1"/>
      </w:pPr>
    </w:p>
    <w:p w14:paraId="6A904B48" w14:textId="77777777" w:rsidR="00780451" w:rsidRDefault="00780451" w:rsidP="00780451">
      <w:pPr>
        <w:pStyle w:val="Chaptertitle1"/>
      </w:pPr>
    </w:p>
    <w:p w14:paraId="3CA4F906" w14:textId="77777777" w:rsidR="00780451" w:rsidRDefault="00780451" w:rsidP="00780451">
      <w:pPr>
        <w:pStyle w:val="Chaptertitle1"/>
      </w:pPr>
    </w:p>
    <w:p w14:paraId="1FF23C4A" w14:textId="77777777" w:rsidR="00780451" w:rsidRDefault="00780451" w:rsidP="00780451">
      <w:pPr>
        <w:pStyle w:val="Chaptertitle1"/>
      </w:pPr>
    </w:p>
    <w:p w14:paraId="2AFFA5F2" w14:textId="77777777" w:rsidR="00780451" w:rsidRDefault="00780451" w:rsidP="00780451">
      <w:pPr>
        <w:pStyle w:val="Chaptertitle1"/>
      </w:pPr>
    </w:p>
    <w:p w14:paraId="2C8DFE32" w14:textId="77777777" w:rsidR="00FE7004" w:rsidRDefault="00ED7EDF" w:rsidP="00780451">
      <w:pPr>
        <w:pStyle w:val="Chaptertitle1"/>
      </w:pPr>
      <w:r>
        <w:t>Chapter 3</w:t>
      </w:r>
      <w:bookmarkStart w:id="6" w:name="_Toc197463974"/>
    </w:p>
    <w:p w14:paraId="5E5D905D" w14:textId="77777777" w:rsidR="00ED7EDF" w:rsidRPr="00FE7004" w:rsidRDefault="00F43A21" w:rsidP="00FE7004">
      <w:pPr>
        <w:pStyle w:val="Chaptertitle"/>
        <w:rPr>
          <w:sz w:val="28"/>
          <w:szCs w:val="28"/>
        </w:rPr>
      </w:pPr>
      <w:r>
        <w:t>Proposed system</w:t>
      </w:r>
      <w:bookmarkEnd w:id="6"/>
      <w:r>
        <w:rPr>
          <w:sz w:val="28"/>
          <w:szCs w:val="28"/>
        </w:rPr>
        <w:br w:type="page"/>
      </w:r>
    </w:p>
    <w:p w14:paraId="46783593" w14:textId="77777777" w:rsidR="00ED7EDF" w:rsidRPr="00FE7004" w:rsidRDefault="00ED7EDF" w:rsidP="00ED7EDF">
      <w:pPr>
        <w:rPr>
          <w:sz w:val="28"/>
          <w:szCs w:val="28"/>
        </w:rPr>
      </w:pPr>
    </w:p>
    <w:p w14:paraId="0CAC1090" w14:textId="77777777" w:rsidR="00893CFC" w:rsidRPr="00FE7004" w:rsidRDefault="00893CFC" w:rsidP="00893CFC">
      <w:pPr>
        <w:pStyle w:val="Heading1"/>
        <w:rPr>
          <w:color w:val="2F5496" w:themeColor="accent1" w:themeShade="BF"/>
          <w:sz w:val="28"/>
          <w:szCs w:val="28"/>
        </w:rPr>
      </w:pPr>
      <w:r>
        <w:rPr>
          <w:color w:val="2F5496" w:themeColor="accent1" w:themeShade="BF"/>
          <w:sz w:val="28"/>
          <w:szCs w:val="28"/>
        </w:rPr>
        <w:t>3.1 Approach Used to Solve the Problem</w:t>
      </w:r>
    </w:p>
    <w:p w14:paraId="400414B7" w14:textId="77777777" w:rsidR="00893CFC" w:rsidRPr="00FE7004" w:rsidRDefault="00893CFC" w:rsidP="00893CFC">
      <w:pPr>
        <w:spacing w:line="278" w:lineRule="auto"/>
        <w:jc w:val="left"/>
        <w:rPr>
          <w:sz w:val="28"/>
          <w:szCs w:val="28"/>
        </w:rPr>
      </w:pPr>
      <w:r>
        <w:rPr>
          <w:sz w:val="28"/>
          <w:szCs w:val="28"/>
        </w:rPr>
        <w:t>The proposed Digital Psychiatrist Platform addresses the major gaps in current mental health services by using an Agile Scrum approach, which allows step-by-step development, quick adaptation to user feedback, and continuous improvement of features.</w:t>
      </w:r>
    </w:p>
    <w:p w14:paraId="779B975B" w14:textId="77777777" w:rsidR="00893CFC" w:rsidRPr="00FE7004" w:rsidRDefault="00893CFC" w:rsidP="00893CFC">
      <w:pPr>
        <w:spacing w:line="278" w:lineRule="auto"/>
        <w:jc w:val="left"/>
        <w:rPr>
          <w:sz w:val="28"/>
          <w:szCs w:val="28"/>
        </w:rPr>
      </w:pPr>
      <w:r>
        <w:rPr>
          <w:sz w:val="28"/>
          <w:szCs w:val="28"/>
        </w:rPr>
        <w:t xml:space="preserve">We start by understanding the real challenges people face—long waits, scattered platforms, limited AI support, and privacy concerns—and the weaknesses of existing platforms like </w:t>
      </w:r>
      <w:proofErr w:type="spellStart"/>
      <w:r>
        <w:rPr>
          <w:sz w:val="28"/>
          <w:szCs w:val="28"/>
        </w:rPr>
        <w:t>BetterHelp</w:t>
      </w:r>
      <w:proofErr w:type="spellEnd"/>
      <w:r>
        <w:rPr>
          <w:sz w:val="28"/>
          <w:szCs w:val="28"/>
        </w:rPr>
        <w:t xml:space="preserve">, </w:t>
      </w:r>
      <w:proofErr w:type="spellStart"/>
      <w:r>
        <w:rPr>
          <w:sz w:val="28"/>
          <w:szCs w:val="28"/>
        </w:rPr>
        <w:t>Talkspace</w:t>
      </w:r>
      <w:proofErr w:type="spellEnd"/>
      <w:r>
        <w:rPr>
          <w:sz w:val="28"/>
          <w:szCs w:val="28"/>
        </w:rPr>
        <w:t xml:space="preserve">, </w:t>
      </w:r>
      <w:proofErr w:type="spellStart"/>
      <w:r>
        <w:rPr>
          <w:sz w:val="28"/>
          <w:szCs w:val="28"/>
        </w:rPr>
        <w:t>Youper</w:t>
      </w:r>
      <w:proofErr w:type="spellEnd"/>
      <w:r>
        <w:rPr>
          <w:sz w:val="28"/>
          <w:szCs w:val="28"/>
        </w:rPr>
        <w:t xml:space="preserve">, </w:t>
      </w:r>
      <w:proofErr w:type="spellStart"/>
      <w:r>
        <w:rPr>
          <w:sz w:val="28"/>
          <w:szCs w:val="28"/>
        </w:rPr>
        <w:t>Wysa</w:t>
      </w:r>
      <w:proofErr w:type="spellEnd"/>
      <w:r>
        <w:rPr>
          <w:sz w:val="28"/>
          <w:szCs w:val="28"/>
        </w:rPr>
        <w:t xml:space="preserve">, </w:t>
      </w:r>
      <w:proofErr w:type="spellStart"/>
      <w:r>
        <w:rPr>
          <w:sz w:val="28"/>
          <w:szCs w:val="28"/>
        </w:rPr>
        <w:t>Woebot</w:t>
      </w:r>
      <w:proofErr w:type="spellEnd"/>
      <w:r>
        <w:rPr>
          <w:sz w:val="28"/>
          <w:szCs w:val="28"/>
        </w:rPr>
        <w:t xml:space="preserve">, and </w:t>
      </w:r>
      <w:proofErr w:type="spellStart"/>
      <w:r>
        <w:rPr>
          <w:sz w:val="28"/>
          <w:szCs w:val="28"/>
        </w:rPr>
        <w:t>MindDoc</w:t>
      </w:r>
      <w:proofErr w:type="spellEnd"/>
      <w:r>
        <w:rPr>
          <w:sz w:val="28"/>
          <w:szCs w:val="28"/>
        </w:rPr>
        <w:t>. Many users struggle to get timely help, often jumping between apps for AI guidance, therapist recommendations, appointment booking, and payments. Our platform brings all these services together in one centralized, easy-to-use system.</w:t>
      </w:r>
    </w:p>
    <w:p w14:paraId="270A66F6" w14:textId="77777777" w:rsidR="00893CFC" w:rsidRPr="00FE7004" w:rsidRDefault="00893CFC" w:rsidP="00893CFC">
      <w:pPr>
        <w:spacing w:line="278" w:lineRule="auto"/>
        <w:jc w:val="left"/>
        <w:rPr>
          <w:sz w:val="28"/>
          <w:szCs w:val="28"/>
        </w:rPr>
      </w:pPr>
      <w:r>
        <w:rPr>
          <w:sz w:val="28"/>
          <w:szCs w:val="28"/>
        </w:rPr>
        <w:t>Key features include an interactive AI assistant that provides an initial psychological assessment, smart doctor recommendations for serious or complex cases, secure online and offline</w:t>
      </w:r>
      <w:r>
        <w:rPr>
          <w:b/>
          <w:bCs/>
          <w:sz w:val="28"/>
          <w:szCs w:val="28"/>
        </w:rPr>
        <w:t xml:space="preserve"> </w:t>
      </w:r>
      <w:r>
        <w:rPr>
          <w:sz w:val="28"/>
          <w:szCs w:val="28"/>
        </w:rPr>
        <w:t>appointment booking, digital prescriptions, doctor profiles and ratings, a patient record</w:t>
      </w:r>
      <w:r>
        <w:rPr>
          <w:b/>
          <w:bCs/>
          <w:sz w:val="28"/>
          <w:szCs w:val="28"/>
        </w:rPr>
        <w:t xml:space="preserve"> </w:t>
      </w:r>
      <w:r>
        <w:rPr>
          <w:sz w:val="28"/>
          <w:szCs w:val="28"/>
        </w:rPr>
        <w:t>archive, community support, and multilingual</w:t>
      </w:r>
      <w:r>
        <w:rPr>
          <w:b/>
          <w:bCs/>
          <w:sz w:val="28"/>
          <w:szCs w:val="28"/>
        </w:rPr>
        <w:t xml:space="preserve"> </w:t>
      </w:r>
      <w:r>
        <w:rPr>
          <w:sz w:val="28"/>
          <w:szCs w:val="28"/>
        </w:rPr>
        <w:t>access for diverse users.</w:t>
      </w:r>
    </w:p>
    <w:p w14:paraId="551CAA3B" w14:textId="77777777" w:rsidR="00893CFC" w:rsidRPr="00FE7004" w:rsidRDefault="00893CFC" w:rsidP="00893CFC">
      <w:pPr>
        <w:spacing w:line="278" w:lineRule="auto"/>
        <w:jc w:val="left"/>
        <w:rPr>
          <w:sz w:val="28"/>
          <w:szCs w:val="28"/>
        </w:rPr>
      </w:pPr>
      <w:r>
        <w:rPr>
          <w:sz w:val="28"/>
          <w:szCs w:val="28"/>
        </w:rPr>
        <w:t>The platform is designed with the user in mind, making mental health care approachable and</w:t>
      </w:r>
      <w:r>
        <w:rPr>
          <w:b/>
          <w:bCs/>
          <w:sz w:val="28"/>
          <w:szCs w:val="28"/>
        </w:rPr>
        <w:t xml:space="preserve"> </w:t>
      </w:r>
      <w:r>
        <w:rPr>
          <w:sz w:val="28"/>
          <w:szCs w:val="28"/>
        </w:rPr>
        <w:t xml:space="preserve">stress-free. Patients can track progress, consult professionals, and receive </w:t>
      </w:r>
      <w:proofErr w:type="gramStart"/>
      <w:r>
        <w:rPr>
          <w:sz w:val="28"/>
          <w:szCs w:val="28"/>
        </w:rPr>
        <w:t>guidance—all</w:t>
      </w:r>
      <w:proofErr w:type="gramEnd"/>
      <w:r>
        <w:rPr>
          <w:sz w:val="28"/>
          <w:szCs w:val="28"/>
        </w:rPr>
        <w:t xml:space="preserve"> in a secure environment. Its modular structure allows future upgrades, such as adding 3D AI</w:t>
      </w:r>
      <w:r>
        <w:rPr>
          <w:b/>
          <w:bCs/>
          <w:sz w:val="28"/>
          <w:szCs w:val="28"/>
        </w:rPr>
        <w:t xml:space="preserve"> </w:t>
      </w:r>
      <w:r>
        <w:rPr>
          <w:sz w:val="28"/>
          <w:szCs w:val="28"/>
        </w:rPr>
        <w:t>interactions, personalized therapy suggestions, and advanced analytics to monitor treatment outcomes.</w:t>
      </w:r>
    </w:p>
    <w:p w14:paraId="47BB827C" w14:textId="77777777" w:rsidR="00893CFC" w:rsidRPr="00FE7004" w:rsidRDefault="00893CFC" w:rsidP="00893CFC">
      <w:pPr>
        <w:spacing w:line="278" w:lineRule="auto"/>
        <w:jc w:val="left"/>
        <w:rPr>
          <w:sz w:val="28"/>
          <w:szCs w:val="28"/>
        </w:rPr>
      </w:pPr>
      <w:r>
        <w:rPr>
          <w:sz w:val="28"/>
          <w:szCs w:val="28"/>
        </w:rPr>
        <w:t>Privacy and security are top priorities, with encrypted data storage and cloud-based infrastructure to protect sensitive patient information. Reliability is built in, ensuring the platform is available whenever users need support.</w:t>
      </w:r>
    </w:p>
    <w:p w14:paraId="7F899BD8" w14:textId="77777777" w:rsidR="00893CFC" w:rsidRPr="00FE7004" w:rsidRDefault="00893CFC" w:rsidP="00893CFC">
      <w:pPr>
        <w:spacing w:line="278" w:lineRule="auto"/>
        <w:jc w:val="left"/>
        <w:rPr>
          <w:sz w:val="28"/>
          <w:szCs w:val="28"/>
        </w:rPr>
      </w:pPr>
      <w:r>
        <w:rPr>
          <w:sz w:val="28"/>
          <w:szCs w:val="28"/>
        </w:rPr>
        <w:t xml:space="preserve">This approach transforms mental health care from a fragmented, stressful experience into a smooth, safe, and comprehensive journey, combining the intelligence of AI with professional expertise. It empowers users to get help quickly, stay on track with treatment, and prevent mental health issues from becoming crises, making support accessible </w:t>
      </w:r>
      <w:proofErr w:type="gramStart"/>
      <w:r>
        <w:rPr>
          <w:sz w:val="28"/>
          <w:szCs w:val="28"/>
        </w:rPr>
        <w:t>for</w:t>
      </w:r>
      <w:proofErr w:type="gramEnd"/>
      <w:r>
        <w:rPr>
          <w:sz w:val="28"/>
          <w:szCs w:val="28"/>
        </w:rPr>
        <w:t xml:space="preserve"> everyone, anytime, anywhere.</w:t>
      </w:r>
    </w:p>
    <w:p w14:paraId="5D2CB4A3" w14:textId="77777777" w:rsidR="00AF149F" w:rsidRPr="00FE7004" w:rsidRDefault="00AF149F" w:rsidP="00893CFC">
      <w:pPr>
        <w:spacing w:line="278" w:lineRule="auto"/>
        <w:jc w:val="left"/>
        <w:rPr>
          <w:sz w:val="28"/>
          <w:szCs w:val="28"/>
          <w:rtl/>
        </w:rPr>
      </w:pPr>
    </w:p>
    <w:p w14:paraId="171AC522" w14:textId="77777777" w:rsidR="00AF149F" w:rsidRPr="00FE7004" w:rsidRDefault="00AF149F" w:rsidP="00AF149F">
      <w:pPr>
        <w:pStyle w:val="Heading1"/>
        <w:rPr>
          <w:sz w:val="28"/>
          <w:szCs w:val="28"/>
          <w:rtl/>
        </w:rPr>
      </w:pPr>
      <w:r>
        <w:rPr>
          <w:color w:val="2F5496" w:themeColor="accent1" w:themeShade="BF"/>
          <w:sz w:val="28"/>
          <w:szCs w:val="28"/>
        </w:rPr>
        <w:t xml:space="preserve">3.2 System Architecture </w:t>
      </w:r>
    </w:p>
    <w:p w14:paraId="79095CC0" w14:textId="77777777" w:rsidR="00AF149F" w:rsidRPr="00FE7004" w:rsidRDefault="00AF149F" w:rsidP="00AF149F">
      <w:pPr>
        <w:pStyle w:val="Heading1"/>
        <w:rPr>
          <w:sz w:val="28"/>
          <w:szCs w:val="28"/>
          <w:rtl/>
        </w:rPr>
      </w:pPr>
      <w:r>
        <w:rPr>
          <w:bCs/>
          <w:sz w:val="28"/>
          <w:szCs w:val="28"/>
        </w:rPr>
        <w:t>Functional Requirements:</w:t>
      </w:r>
      <w:r>
        <w:rPr>
          <w:sz w:val="28"/>
          <w:szCs w:val="28"/>
        </w:rPr>
        <w:br/>
      </w:r>
      <w:r>
        <w:rPr>
          <w:b w:val="0"/>
          <w:bCs/>
          <w:sz w:val="28"/>
          <w:szCs w:val="28"/>
        </w:rPr>
        <w:t>These define what the system should do and cover specific behaviors of the platform.</w:t>
      </w:r>
      <w:r>
        <w:rPr>
          <w:sz w:val="28"/>
          <w:szCs w:val="28"/>
        </w:rPr>
        <w:t xml:space="preserve"> </w:t>
      </w:r>
    </w:p>
    <w:p w14:paraId="773822D0" w14:textId="77777777" w:rsidR="00CA3A1A" w:rsidRPr="00FE7004" w:rsidRDefault="00CA3A1A">
      <w:pPr>
        <w:pStyle w:val="Heading1"/>
        <w:numPr>
          <w:ilvl w:val="0"/>
          <w:numId w:val="6"/>
        </w:numPr>
        <w:rPr>
          <w:sz w:val="28"/>
          <w:szCs w:val="28"/>
        </w:rPr>
      </w:pPr>
      <w:r>
        <w:rPr>
          <w:bCs/>
          <w:sz w:val="28"/>
          <w:szCs w:val="28"/>
        </w:rPr>
        <w:t>Intelligent AI Chatbot</w:t>
      </w:r>
    </w:p>
    <w:p w14:paraId="3F9C8983" w14:textId="77777777" w:rsidR="00CA3A1A" w:rsidRPr="00FE7004" w:rsidRDefault="00CA3A1A">
      <w:pPr>
        <w:pStyle w:val="ListParagraph"/>
        <w:numPr>
          <w:ilvl w:val="0"/>
          <w:numId w:val="7"/>
        </w:numPr>
        <w:rPr>
          <w:sz w:val="28"/>
          <w:szCs w:val="28"/>
        </w:rPr>
      </w:pPr>
      <w:proofErr w:type="gramStart"/>
      <w:r>
        <w:rPr>
          <w:sz w:val="28"/>
          <w:szCs w:val="28"/>
        </w:rPr>
        <w:t>Interacts</w:t>
      </w:r>
      <w:proofErr w:type="gramEnd"/>
      <w:r>
        <w:rPr>
          <w:sz w:val="28"/>
          <w:szCs w:val="28"/>
        </w:rPr>
        <w:t xml:space="preserve"> with users through text in a friendly and natural way.</w:t>
      </w:r>
    </w:p>
    <w:p w14:paraId="73543B7B" w14:textId="77777777" w:rsidR="00CA3A1A" w:rsidRPr="00FE7004" w:rsidRDefault="00CA3A1A">
      <w:pPr>
        <w:pStyle w:val="ListParagraph"/>
        <w:numPr>
          <w:ilvl w:val="0"/>
          <w:numId w:val="7"/>
        </w:numPr>
        <w:rPr>
          <w:sz w:val="28"/>
          <w:szCs w:val="28"/>
        </w:rPr>
      </w:pPr>
      <w:r>
        <w:rPr>
          <w:sz w:val="28"/>
          <w:szCs w:val="28"/>
        </w:rPr>
        <w:t>Understands words, tone, and emotions to assess mood and mindset.</w:t>
      </w:r>
    </w:p>
    <w:p w14:paraId="017AD62C" w14:textId="77777777" w:rsidR="00CA3A1A" w:rsidRPr="00FE7004" w:rsidRDefault="00CA3A1A">
      <w:pPr>
        <w:pStyle w:val="ListParagraph"/>
        <w:numPr>
          <w:ilvl w:val="0"/>
          <w:numId w:val="7"/>
        </w:numPr>
        <w:rPr>
          <w:sz w:val="28"/>
          <w:szCs w:val="28"/>
        </w:rPr>
      </w:pPr>
      <w:r>
        <w:rPr>
          <w:sz w:val="28"/>
          <w:szCs w:val="28"/>
        </w:rPr>
        <w:t>Provides an instant mental health summary and personalized guidance based on the user’s responses</w:t>
      </w:r>
    </w:p>
    <w:p w14:paraId="60770C75" w14:textId="77777777" w:rsidR="00CA3A1A" w:rsidRPr="00FE7004" w:rsidRDefault="00CA3A1A">
      <w:pPr>
        <w:pStyle w:val="ListParagraph"/>
        <w:numPr>
          <w:ilvl w:val="0"/>
          <w:numId w:val="6"/>
        </w:numPr>
        <w:rPr>
          <w:sz w:val="28"/>
          <w:szCs w:val="28"/>
        </w:rPr>
      </w:pPr>
      <w:r>
        <w:rPr>
          <w:b/>
          <w:bCs/>
          <w:sz w:val="28"/>
          <w:szCs w:val="28"/>
        </w:rPr>
        <w:t>Virtual Interactive AI Robot</w:t>
      </w:r>
    </w:p>
    <w:p w14:paraId="5225C05E" w14:textId="77777777" w:rsidR="00CA3A1A" w:rsidRPr="00FE7004" w:rsidRDefault="00CA3A1A">
      <w:pPr>
        <w:numPr>
          <w:ilvl w:val="0"/>
          <w:numId w:val="8"/>
        </w:numPr>
        <w:rPr>
          <w:sz w:val="28"/>
          <w:szCs w:val="28"/>
        </w:rPr>
      </w:pPr>
      <w:r>
        <w:rPr>
          <w:sz w:val="28"/>
          <w:szCs w:val="28"/>
        </w:rPr>
        <w:t>A realistic 3D AI doctor that communicates via voice and facial expressions, simulating a real therapy session.</w:t>
      </w:r>
    </w:p>
    <w:p w14:paraId="0D51AF9E" w14:textId="77777777" w:rsidR="00CA3A1A" w:rsidRPr="00FE7004" w:rsidRDefault="00CA3A1A">
      <w:pPr>
        <w:numPr>
          <w:ilvl w:val="0"/>
          <w:numId w:val="8"/>
        </w:numPr>
        <w:rPr>
          <w:sz w:val="28"/>
          <w:szCs w:val="28"/>
        </w:rPr>
      </w:pPr>
      <w:r>
        <w:rPr>
          <w:sz w:val="28"/>
          <w:szCs w:val="28"/>
        </w:rPr>
        <w:t>Listens empathetically, analyzes speech and emotions, and generates a psychological report for review by a real doctor.</w:t>
      </w:r>
    </w:p>
    <w:p w14:paraId="11CAEF3B" w14:textId="77777777" w:rsidR="00CA3A1A" w:rsidRPr="00FE7004" w:rsidRDefault="00CA3A1A">
      <w:pPr>
        <w:pStyle w:val="ListParagraph"/>
        <w:numPr>
          <w:ilvl w:val="0"/>
          <w:numId w:val="6"/>
        </w:numPr>
        <w:rPr>
          <w:sz w:val="28"/>
          <w:szCs w:val="28"/>
        </w:rPr>
      </w:pPr>
      <w:r>
        <w:rPr>
          <w:b/>
          <w:bCs/>
          <w:sz w:val="28"/>
          <w:szCs w:val="28"/>
        </w:rPr>
        <w:t>Smart Doctor Recommendation</w:t>
      </w:r>
    </w:p>
    <w:p w14:paraId="31487211" w14:textId="77777777" w:rsidR="00CA3A1A" w:rsidRPr="00FE7004" w:rsidRDefault="00CA3A1A">
      <w:pPr>
        <w:numPr>
          <w:ilvl w:val="0"/>
          <w:numId w:val="9"/>
        </w:numPr>
        <w:rPr>
          <w:sz w:val="28"/>
          <w:szCs w:val="28"/>
        </w:rPr>
      </w:pPr>
      <w:r>
        <w:rPr>
          <w:sz w:val="28"/>
          <w:szCs w:val="28"/>
        </w:rPr>
        <w:t>For serious or complex cases, the system automatically suggests highest</w:t>
      </w:r>
      <w:r>
        <w:rPr>
          <w:b/>
          <w:bCs/>
          <w:sz w:val="28"/>
          <w:szCs w:val="28"/>
        </w:rPr>
        <w:t>-</w:t>
      </w:r>
      <w:r>
        <w:rPr>
          <w:sz w:val="28"/>
          <w:szCs w:val="28"/>
        </w:rPr>
        <w:t>rated doctors in the user’s area for quick and direct booking.</w:t>
      </w:r>
    </w:p>
    <w:p w14:paraId="434CC287" w14:textId="77777777" w:rsidR="00CA3A1A" w:rsidRPr="00FE7004" w:rsidRDefault="00CA3A1A">
      <w:pPr>
        <w:pStyle w:val="ListParagraph"/>
        <w:numPr>
          <w:ilvl w:val="0"/>
          <w:numId w:val="6"/>
        </w:numPr>
        <w:rPr>
          <w:sz w:val="28"/>
          <w:szCs w:val="28"/>
        </w:rPr>
      </w:pPr>
      <w:r>
        <w:rPr>
          <w:b/>
          <w:bCs/>
          <w:sz w:val="28"/>
          <w:szCs w:val="28"/>
        </w:rPr>
        <w:t>Easy Appointment Booking</w:t>
      </w:r>
    </w:p>
    <w:p w14:paraId="72CF9267" w14:textId="77777777" w:rsidR="00CA3A1A" w:rsidRPr="00FE7004" w:rsidRDefault="00CA3A1A">
      <w:pPr>
        <w:numPr>
          <w:ilvl w:val="0"/>
          <w:numId w:val="10"/>
        </w:numPr>
        <w:rPr>
          <w:sz w:val="28"/>
          <w:szCs w:val="28"/>
        </w:rPr>
      </w:pPr>
      <w:r>
        <w:rPr>
          <w:sz w:val="28"/>
          <w:szCs w:val="28"/>
        </w:rPr>
        <w:t>Users can book appointments instantly, online via video call or offline at the</w:t>
      </w:r>
      <w:r>
        <w:rPr>
          <w:b/>
          <w:bCs/>
          <w:sz w:val="28"/>
          <w:szCs w:val="28"/>
        </w:rPr>
        <w:t xml:space="preserve"> </w:t>
      </w:r>
      <w:r>
        <w:rPr>
          <w:sz w:val="28"/>
          <w:szCs w:val="28"/>
        </w:rPr>
        <w:t>clinic.</w:t>
      </w:r>
    </w:p>
    <w:p w14:paraId="20305FB3" w14:textId="77777777" w:rsidR="00CA3A1A" w:rsidRPr="00FE7004" w:rsidRDefault="00CA3A1A" w:rsidP="00CA3A1A">
      <w:pPr>
        <w:rPr>
          <w:sz w:val="28"/>
          <w:szCs w:val="28"/>
        </w:rPr>
      </w:pPr>
    </w:p>
    <w:p w14:paraId="7AD40741" w14:textId="77777777" w:rsidR="00CA3A1A" w:rsidRPr="00FE7004" w:rsidRDefault="00CA3A1A">
      <w:pPr>
        <w:pStyle w:val="ListParagraph"/>
        <w:numPr>
          <w:ilvl w:val="0"/>
          <w:numId w:val="6"/>
        </w:numPr>
        <w:rPr>
          <w:sz w:val="28"/>
          <w:szCs w:val="28"/>
        </w:rPr>
      </w:pPr>
      <w:r>
        <w:rPr>
          <w:b/>
          <w:bCs/>
          <w:sz w:val="28"/>
          <w:szCs w:val="28"/>
        </w:rPr>
        <w:t>Secure Online Payment System</w:t>
      </w:r>
    </w:p>
    <w:p w14:paraId="33272F6A" w14:textId="77777777" w:rsidR="00CA3A1A" w:rsidRPr="00FE7004" w:rsidRDefault="00CA3A1A">
      <w:pPr>
        <w:pStyle w:val="ListParagraph"/>
        <w:numPr>
          <w:ilvl w:val="0"/>
          <w:numId w:val="11"/>
        </w:numPr>
        <w:rPr>
          <w:sz w:val="28"/>
          <w:szCs w:val="28"/>
        </w:rPr>
      </w:pPr>
      <w:r>
        <w:rPr>
          <w:sz w:val="28"/>
          <w:szCs w:val="28"/>
        </w:rPr>
        <w:t>Payments can be made securely using cards or digital wallets, with instant booking confirmation.</w:t>
      </w:r>
    </w:p>
    <w:p w14:paraId="0152D771" w14:textId="77777777" w:rsidR="00CA3A1A" w:rsidRPr="00FE7004" w:rsidRDefault="00CA3A1A">
      <w:pPr>
        <w:pStyle w:val="ListParagraph"/>
        <w:numPr>
          <w:ilvl w:val="0"/>
          <w:numId w:val="6"/>
        </w:numPr>
        <w:rPr>
          <w:sz w:val="28"/>
          <w:szCs w:val="28"/>
        </w:rPr>
      </w:pPr>
      <w:r>
        <w:rPr>
          <w:b/>
          <w:bCs/>
          <w:sz w:val="28"/>
          <w:szCs w:val="28"/>
        </w:rPr>
        <w:t>Digital Prescription (PDF)</w:t>
      </w:r>
    </w:p>
    <w:p w14:paraId="621FCD09" w14:textId="77777777" w:rsidR="00CA3A1A" w:rsidRPr="00FE7004" w:rsidRDefault="00CA3A1A">
      <w:pPr>
        <w:pStyle w:val="ListParagraph"/>
        <w:numPr>
          <w:ilvl w:val="0"/>
          <w:numId w:val="10"/>
        </w:numPr>
        <w:rPr>
          <w:sz w:val="28"/>
          <w:szCs w:val="28"/>
        </w:rPr>
      </w:pPr>
      <w:r>
        <w:rPr>
          <w:sz w:val="28"/>
          <w:szCs w:val="28"/>
        </w:rPr>
        <w:t>After consultations, doctors can issue digital prescriptions.</w:t>
      </w:r>
    </w:p>
    <w:p w14:paraId="7909BAF1" w14:textId="77777777" w:rsidR="00CA3A1A" w:rsidRPr="00FE7004" w:rsidRDefault="00CA3A1A">
      <w:pPr>
        <w:pStyle w:val="ListParagraph"/>
        <w:numPr>
          <w:ilvl w:val="0"/>
          <w:numId w:val="10"/>
        </w:numPr>
        <w:rPr>
          <w:sz w:val="28"/>
          <w:szCs w:val="28"/>
        </w:rPr>
      </w:pPr>
      <w:r>
        <w:rPr>
          <w:sz w:val="28"/>
          <w:szCs w:val="28"/>
        </w:rPr>
        <w:t>Users receive a secure PDF with recommended treatment or medication.</w:t>
      </w:r>
    </w:p>
    <w:p w14:paraId="0555B1B5" w14:textId="77777777" w:rsidR="00CA3A1A" w:rsidRPr="00FE7004" w:rsidRDefault="00CA3A1A">
      <w:pPr>
        <w:pStyle w:val="ListParagraph"/>
        <w:numPr>
          <w:ilvl w:val="0"/>
          <w:numId w:val="6"/>
        </w:numPr>
        <w:rPr>
          <w:sz w:val="28"/>
          <w:szCs w:val="28"/>
        </w:rPr>
      </w:pPr>
      <w:r>
        <w:rPr>
          <w:b/>
          <w:bCs/>
          <w:sz w:val="28"/>
          <w:szCs w:val="28"/>
        </w:rPr>
        <w:t>Anonymous Feedback / Doctor Ratings</w:t>
      </w:r>
    </w:p>
    <w:p w14:paraId="438F0D7F" w14:textId="77777777" w:rsidR="00CA3A1A" w:rsidRPr="00FE7004" w:rsidRDefault="00CA3A1A">
      <w:pPr>
        <w:pStyle w:val="ListParagraph"/>
        <w:numPr>
          <w:ilvl w:val="0"/>
          <w:numId w:val="12"/>
        </w:numPr>
        <w:rPr>
          <w:sz w:val="28"/>
          <w:szCs w:val="28"/>
        </w:rPr>
      </w:pPr>
      <w:r>
        <w:rPr>
          <w:sz w:val="28"/>
          <w:szCs w:val="28"/>
        </w:rPr>
        <w:t>Users can leave anonymous reviews after each session to maintain quality, trust, and transparency.</w:t>
      </w:r>
    </w:p>
    <w:p w14:paraId="6205A96F" w14:textId="77777777" w:rsidR="00CA3A1A" w:rsidRPr="00FE7004" w:rsidRDefault="00CA3A1A">
      <w:pPr>
        <w:pStyle w:val="ListParagraph"/>
        <w:numPr>
          <w:ilvl w:val="0"/>
          <w:numId w:val="6"/>
        </w:numPr>
        <w:rPr>
          <w:sz w:val="28"/>
          <w:szCs w:val="28"/>
        </w:rPr>
      </w:pPr>
      <w:r>
        <w:rPr>
          <w:b/>
          <w:bCs/>
          <w:sz w:val="28"/>
          <w:szCs w:val="28"/>
        </w:rPr>
        <w:t>Smart Medical Record</w:t>
      </w:r>
    </w:p>
    <w:p w14:paraId="0E420189" w14:textId="77777777" w:rsidR="00CA3A1A" w:rsidRPr="00FE7004" w:rsidRDefault="00CA3A1A">
      <w:pPr>
        <w:pStyle w:val="ListParagraph"/>
        <w:numPr>
          <w:ilvl w:val="0"/>
          <w:numId w:val="13"/>
        </w:numPr>
        <w:rPr>
          <w:sz w:val="28"/>
          <w:szCs w:val="28"/>
        </w:rPr>
      </w:pPr>
      <w:r>
        <w:rPr>
          <w:sz w:val="28"/>
          <w:szCs w:val="28"/>
        </w:rPr>
        <w:t>All chat history, AI reports, prescriptions, and progress notes are automatically stored in a private patient record.</w:t>
      </w:r>
    </w:p>
    <w:p w14:paraId="1541A210" w14:textId="77777777" w:rsidR="00CA3A1A" w:rsidRPr="00FE7004" w:rsidRDefault="00CA3A1A">
      <w:pPr>
        <w:pStyle w:val="ListParagraph"/>
        <w:numPr>
          <w:ilvl w:val="0"/>
          <w:numId w:val="14"/>
        </w:numPr>
        <w:rPr>
          <w:sz w:val="28"/>
          <w:szCs w:val="28"/>
        </w:rPr>
      </w:pPr>
      <w:r>
        <w:rPr>
          <w:sz w:val="28"/>
          <w:szCs w:val="28"/>
        </w:rPr>
        <w:t>Enables continuous follow-up and tracking of mental health progress.</w:t>
      </w:r>
    </w:p>
    <w:p w14:paraId="11F3099F" w14:textId="77777777" w:rsidR="00CA3A1A" w:rsidRPr="00FE7004" w:rsidRDefault="00CA3A1A">
      <w:pPr>
        <w:pStyle w:val="ListParagraph"/>
        <w:numPr>
          <w:ilvl w:val="0"/>
          <w:numId w:val="6"/>
        </w:numPr>
        <w:rPr>
          <w:sz w:val="28"/>
          <w:szCs w:val="28"/>
        </w:rPr>
      </w:pPr>
      <w:r>
        <w:rPr>
          <w:b/>
          <w:bCs/>
          <w:sz w:val="28"/>
          <w:szCs w:val="28"/>
        </w:rPr>
        <w:t>Doctor Profile Page</w:t>
      </w:r>
    </w:p>
    <w:p w14:paraId="33C4C904" w14:textId="77777777" w:rsidR="00CA3A1A" w:rsidRPr="00FE7004" w:rsidRDefault="00CA3A1A">
      <w:pPr>
        <w:pStyle w:val="ListParagraph"/>
        <w:numPr>
          <w:ilvl w:val="0"/>
          <w:numId w:val="15"/>
        </w:numPr>
        <w:rPr>
          <w:sz w:val="28"/>
          <w:szCs w:val="28"/>
        </w:rPr>
      </w:pPr>
      <w:r>
        <w:rPr>
          <w:sz w:val="28"/>
          <w:szCs w:val="28"/>
        </w:rPr>
        <w:t>Each doctor has a personal profile page including:</w:t>
      </w:r>
    </w:p>
    <w:p w14:paraId="1F607765" w14:textId="77777777" w:rsidR="00CA3A1A" w:rsidRPr="00FE7004" w:rsidRDefault="00CA3A1A">
      <w:pPr>
        <w:pStyle w:val="ListParagraph"/>
        <w:numPr>
          <w:ilvl w:val="0"/>
          <w:numId w:val="15"/>
        </w:numPr>
        <w:rPr>
          <w:sz w:val="28"/>
          <w:szCs w:val="28"/>
        </w:rPr>
      </w:pPr>
      <w:r>
        <w:rPr>
          <w:sz w:val="28"/>
          <w:szCs w:val="28"/>
        </w:rPr>
        <w:t>Photo, bio, and specialization.</w:t>
      </w:r>
    </w:p>
    <w:p w14:paraId="52D12878" w14:textId="77777777" w:rsidR="00CA3A1A" w:rsidRPr="00FE7004" w:rsidRDefault="00CA3A1A">
      <w:pPr>
        <w:pStyle w:val="ListParagraph"/>
        <w:numPr>
          <w:ilvl w:val="0"/>
          <w:numId w:val="15"/>
        </w:numPr>
        <w:rPr>
          <w:sz w:val="28"/>
          <w:szCs w:val="28"/>
        </w:rPr>
      </w:pPr>
      <w:r>
        <w:rPr>
          <w:sz w:val="28"/>
          <w:szCs w:val="28"/>
        </w:rPr>
        <w:t>Experience, certifications, and workplace information.</w:t>
      </w:r>
    </w:p>
    <w:p w14:paraId="3D0A6813" w14:textId="77777777" w:rsidR="00CA3A1A" w:rsidRPr="00FE7004" w:rsidRDefault="00CA3A1A">
      <w:pPr>
        <w:pStyle w:val="ListParagraph"/>
        <w:numPr>
          <w:ilvl w:val="0"/>
          <w:numId w:val="15"/>
        </w:numPr>
        <w:rPr>
          <w:sz w:val="28"/>
          <w:szCs w:val="28"/>
        </w:rPr>
      </w:pPr>
      <w:r>
        <w:rPr>
          <w:sz w:val="28"/>
          <w:szCs w:val="28"/>
        </w:rPr>
        <w:t>Ratings and patient reviews.</w:t>
      </w:r>
    </w:p>
    <w:p w14:paraId="53476AA2" w14:textId="77777777" w:rsidR="00067E6F" w:rsidRPr="00FE7004" w:rsidRDefault="00067E6F">
      <w:pPr>
        <w:spacing w:line="278" w:lineRule="auto"/>
        <w:jc w:val="left"/>
        <w:rPr>
          <w:sz w:val="28"/>
          <w:szCs w:val="28"/>
        </w:rPr>
      </w:pPr>
      <w:r>
        <w:rPr>
          <w:sz w:val="28"/>
          <w:szCs w:val="28"/>
        </w:rPr>
        <w:br w:type="page"/>
      </w:r>
    </w:p>
    <w:p w14:paraId="75D2987F" w14:textId="77777777" w:rsidR="00CA3A1A" w:rsidRPr="00FE7004" w:rsidRDefault="00CA3A1A" w:rsidP="00CA3A1A">
      <w:pPr>
        <w:rPr>
          <w:sz w:val="28"/>
          <w:szCs w:val="28"/>
          <w:rtl/>
        </w:rPr>
      </w:pPr>
    </w:p>
    <w:p w14:paraId="2B314390" w14:textId="77777777" w:rsidR="00067E6F" w:rsidRPr="00FE7004" w:rsidRDefault="00067E6F" w:rsidP="00067E6F">
      <w:pPr>
        <w:rPr>
          <w:b/>
          <w:bCs/>
          <w:sz w:val="28"/>
          <w:szCs w:val="28"/>
        </w:rPr>
      </w:pPr>
      <w:r>
        <w:rPr>
          <w:b/>
          <w:bCs/>
          <w:sz w:val="28"/>
          <w:szCs w:val="28"/>
        </w:rPr>
        <w:t>Non-Functional Requirements</w:t>
      </w:r>
    </w:p>
    <w:p w14:paraId="1BF9B5DE" w14:textId="77777777" w:rsidR="00067E6F" w:rsidRPr="00FE7004" w:rsidRDefault="00067E6F" w:rsidP="00067E6F">
      <w:pPr>
        <w:rPr>
          <w:sz w:val="28"/>
          <w:szCs w:val="28"/>
        </w:rPr>
      </w:pPr>
      <w:r>
        <w:rPr>
          <w:sz w:val="28"/>
          <w:szCs w:val="28"/>
        </w:rPr>
        <w:t>These define how the system operates and the quality attributes that ensure a safe, reliable, and user-friendly mental health platform.</w:t>
      </w:r>
    </w:p>
    <w:p w14:paraId="55C2D539" w14:textId="77777777" w:rsidR="00067E6F" w:rsidRPr="00FE7004" w:rsidRDefault="00067E6F">
      <w:pPr>
        <w:numPr>
          <w:ilvl w:val="0"/>
          <w:numId w:val="16"/>
        </w:numPr>
        <w:rPr>
          <w:sz w:val="28"/>
          <w:szCs w:val="28"/>
        </w:rPr>
      </w:pPr>
      <w:r>
        <w:rPr>
          <w:b/>
          <w:bCs/>
          <w:sz w:val="28"/>
          <w:szCs w:val="28"/>
        </w:rPr>
        <w:t>Scalability</w:t>
      </w:r>
    </w:p>
    <w:p w14:paraId="2E7AC1CD" w14:textId="77777777" w:rsidR="00067E6F" w:rsidRPr="00FE7004" w:rsidRDefault="00067E6F">
      <w:pPr>
        <w:numPr>
          <w:ilvl w:val="0"/>
          <w:numId w:val="17"/>
        </w:numPr>
        <w:rPr>
          <w:sz w:val="28"/>
          <w:szCs w:val="28"/>
        </w:rPr>
      </w:pPr>
      <w:r>
        <w:rPr>
          <w:sz w:val="28"/>
          <w:szCs w:val="28"/>
        </w:rPr>
        <w:t>The platform is designed to handle a growing number of users, sessions, and medical records without performance issues.</w:t>
      </w:r>
    </w:p>
    <w:p w14:paraId="3669A400" w14:textId="77777777" w:rsidR="00067E6F" w:rsidRPr="00FE7004" w:rsidRDefault="00067E6F">
      <w:pPr>
        <w:numPr>
          <w:ilvl w:val="0"/>
          <w:numId w:val="17"/>
        </w:numPr>
        <w:rPr>
          <w:sz w:val="28"/>
          <w:szCs w:val="28"/>
        </w:rPr>
      </w:pPr>
      <w:r>
        <w:rPr>
          <w:sz w:val="28"/>
          <w:szCs w:val="28"/>
        </w:rPr>
        <w:t>New features such as advanced AI tools or additional therapy services can be added easily without rebuilding the entire system.</w:t>
      </w:r>
    </w:p>
    <w:p w14:paraId="0DC55544" w14:textId="77777777" w:rsidR="00067E6F" w:rsidRPr="00FE7004" w:rsidRDefault="00067E6F">
      <w:pPr>
        <w:numPr>
          <w:ilvl w:val="0"/>
          <w:numId w:val="18"/>
        </w:numPr>
        <w:rPr>
          <w:sz w:val="28"/>
          <w:szCs w:val="28"/>
        </w:rPr>
      </w:pPr>
      <w:r>
        <w:rPr>
          <w:b/>
          <w:bCs/>
          <w:sz w:val="28"/>
          <w:szCs w:val="28"/>
        </w:rPr>
        <w:t>Security &amp; Privacy</w:t>
      </w:r>
    </w:p>
    <w:p w14:paraId="6664CD32" w14:textId="77777777" w:rsidR="00067E6F" w:rsidRPr="00FE7004" w:rsidRDefault="00067E6F">
      <w:pPr>
        <w:numPr>
          <w:ilvl w:val="0"/>
          <w:numId w:val="19"/>
        </w:numPr>
        <w:rPr>
          <w:sz w:val="28"/>
          <w:szCs w:val="28"/>
        </w:rPr>
      </w:pPr>
      <w:r>
        <w:rPr>
          <w:sz w:val="28"/>
          <w:szCs w:val="28"/>
        </w:rPr>
        <w:t>All patient data, including chats, reports, and prescriptions, is stored securely using encryption.</w:t>
      </w:r>
    </w:p>
    <w:p w14:paraId="4420D98C" w14:textId="77777777" w:rsidR="00067E6F" w:rsidRPr="00FE7004" w:rsidRDefault="00067E6F">
      <w:pPr>
        <w:numPr>
          <w:ilvl w:val="0"/>
          <w:numId w:val="19"/>
        </w:numPr>
        <w:rPr>
          <w:sz w:val="28"/>
          <w:szCs w:val="28"/>
        </w:rPr>
      </w:pPr>
      <w:r>
        <w:rPr>
          <w:sz w:val="28"/>
          <w:szCs w:val="28"/>
        </w:rPr>
        <w:t>Role-based access control ensures that patients, doctors, and administrators can only access what they are authorized to see.</w:t>
      </w:r>
    </w:p>
    <w:p w14:paraId="3B46964B" w14:textId="77777777" w:rsidR="00067E6F" w:rsidRPr="00FE7004" w:rsidRDefault="00067E6F">
      <w:pPr>
        <w:numPr>
          <w:ilvl w:val="0"/>
          <w:numId w:val="19"/>
        </w:numPr>
        <w:rPr>
          <w:sz w:val="28"/>
          <w:szCs w:val="28"/>
        </w:rPr>
      </w:pPr>
      <w:r>
        <w:rPr>
          <w:sz w:val="28"/>
          <w:szCs w:val="28"/>
        </w:rPr>
        <w:t>Regular backups and recovery mechanisms handle server failures and protect sensitive mental health information.</w:t>
      </w:r>
    </w:p>
    <w:p w14:paraId="1E008B32" w14:textId="77777777" w:rsidR="00067E6F" w:rsidRPr="00FE7004" w:rsidRDefault="00067E6F">
      <w:pPr>
        <w:numPr>
          <w:ilvl w:val="0"/>
          <w:numId w:val="20"/>
        </w:numPr>
        <w:rPr>
          <w:sz w:val="28"/>
          <w:szCs w:val="28"/>
        </w:rPr>
      </w:pPr>
      <w:r>
        <w:rPr>
          <w:b/>
          <w:bCs/>
          <w:sz w:val="28"/>
          <w:szCs w:val="28"/>
        </w:rPr>
        <w:t>Usability</w:t>
      </w:r>
    </w:p>
    <w:p w14:paraId="15E8CFBD" w14:textId="77777777" w:rsidR="00067E6F" w:rsidRPr="00FE7004" w:rsidRDefault="00067E6F">
      <w:pPr>
        <w:numPr>
          <w:ilvl w:val="0"/>
          <w:numId w:val="21"/>
        </w:numPr>
        <w:rPr>
          <w:sz w:val="28"/>
          <w:szCs w:val="28"/>
        </w:rPr>
      </w:pPr>
      <w:r>
        <w:rPr>
          <w:sz w:val="28"/>
          <w:szCs w:val="28"/>
        </w:rPr>
        <w:t>The system provides a clean, simple, and intuitive interface suitable for all age groups.</w:t>
      </w:r>
    </w:p>
    <w:p w14:paraId="1F763F95" w14:textId="77777777" w:rsidR="00F668F0" w:rsidRPr="00FE7004" w:rsidRDefault="00067E6F">
      <w:pPr>
        <w:numPr>
          <w:ilvl w:val="0"/>
          <w:numId w:val="21"/>
        </w:numPr>
        <w:rPr>
          <w:sz w:val="28"/>
          <w:szCs w:val="28"/>
        </w:rPr>
      </w:pPr>
      <w:r>
        <w:rPr>
          <w:sz w:val="28"/>
          <w:szCs w:val="28"/>
        </w:rPr>
        <w:t xml:space="preserve">The platform is easy to navigate and fully responsive on mobile devices, tablets, and desktops to reduce stress while using the system.      </w:t>
      </w:r>
    </w:p>
    <w:p w14:paraId="1671FA44" w14:textId="77777777" w:rsidR="00F668F0" w:rsidRPr="00FE7004" w:rsidRDefault="00F668F0">
      <w:pPr>
        <w:spacing w:line="278" w:lineRule="auto"/>
        <w:jc w:val="left"/>
        <w:rPr>
          <w:sz w:val="28"/>
          <w:szCs w:val="28"/>
        </w:rPr>
      </w:pPr>
      <w:r>
        <w:rPr>
          <w:sz w:val="28"/>
          <w:szCs w:val="28"/>
        </w:rPr>
        <w:br w:type="page"/>
      </w:r>
    </w:p>
    <w:p w14:paraId="2D9AD2F4" w14:textId="77777777" w:rsidR="00F668F0" w:rsidRPr="00FE7004" w:rsidRDefault="00F668F0" w:rsidP="00F668F0">
      <w:pPr>
        <w:rPr>
          <w:sz w:val="28"/>
          <w:szCs w:val="28"/>
        </w:rPr>
      </w:pPr>
    </w:p>
    <w:p w14:paraId="279BA2B9" w14:textId="77777777" w:rsidR="00F668F0" w:rsidRPr="00FE7004" w:rsidRDefault="00F668F0">
      <w:pPr>
        <w:pStyle w:val="ListParagraph"/>
        <w:numPr>
          <w:ilvl w:val="0"/>
          <w:numId w:val="20"/>
        </w:numPr>
        <w:rPr>
          <w:sz w:val="28"/>
          <w:szCs w:val="28"/>
        </w:rPr>
      </w:pPr>
      <w:r>
        <w:rPr>
          <w:b/>
          <w:bCs/>
          <w:sz w:val="28"/>
          <w:szCs w:val="28"/>
        </w:rPr>
        <w:t>Reliability</w:t>
      </w:r>
    </w:p>
    <w:p w14:paraId="18BE6302" w14:textId="77777777" w:rsidR="00F668F0" w:rsidRPr="00FE7004" w:rsidRDefault="00F668F0">
      <w:pPr>
        <w:numPr>
          <w:ilvl w:val="0"/>
          <w:numId w:val="22"/>
        </w:numPr>
        <w:rPr>
          <w:sz w:val="28"/>
          <w:szCs w:val="28"/>
        </w:rPr>
      </w:pPr>
      <w:r>
        <w:rPr>
          <w:sz w:val="28"/>
          <w:szCs w:val="28"/>
        </w:rPr>
        <w:t>The platform ensures minimal downtime and stable performance, especially during therapy sessions.</w:t>
      </w:r>
    </w:p>
    <w:p w14:paraId="5AE9085C" w14:textId="77777777" w:rsidR="00F668F0" w:rsidRPr="00FE7004" w:rsidRDefault="00F668F0">
      <w:pPr>
        <w:numPr>
          <w:ilvl w:val="0"/>
          <w:numId w:val="22"/>
        </w:numPr>
        <w:rPr>
          <w:sz w:val="28"/>
          <w:szCs w:val="28"/>
        </w:rPr>
      </w:pPr>
      <w:r>
        <w:rPr>
          <w:sz w:val="28"/>
          <w:szCs w:val="28"/>
        </w:rPr>
        <w:t xml:space="preserve">Automatic backups and </w:t>
      </w:r>
      <w:proofErr w:type="gramStart"/>
      <w:r>
        <w:rPr>
          <w:sz w:val="28"/>
          <w:szCs w:val="28"/>
        </w:rPr>
        <w:t>error</w:t>
      </w:r>
      <w:proofErr w:type="gramEnd"/>
      <w:r>
        <w:rPr>
          <w:sz w:val="28"/>
          <w:szCs w:val="28"/>
        </w:rPr>
        <w:t xml:space="preserve"> handling mechanisms maintain continuity of care and prevent data loss.</w:t>
      </w:r>
    </w:p>
    <w:p w14:paraId="38F299F3" w14:textId="77777777" w:rsidR="00F668F0" w:rsidRPr="00FE7004" w:rsidRDefault="00F668F0">
      <w:pPr>
        <w:numPr>
          <w:ilvl w:val="0"/>
          <w:numId w:val="23"/>
        </w:numPr>
        <w:rPr>
          <w:sz w:val="28"/>
          <w:szCs w:val="28"/>
        </w:rPr>
      </w:pPr>
      <w:r>
        <w:rPr>
          <w:b/>
          <w:bCs/>
          <w:sz w:val="28"/>
          <w:szCs w:val="28"/>
        </w:rPr>
        <w:t>Maintainability</w:t>
      </w:r>
    </w:p>
    <w:p w14:paraId="4E08C1AA" w14:textId="77777777" w:rsidR="00F668F0" w:rsidRPr="00FE7004" w:rsidRDefault="00F668F0">
      <w:pPr>
        <w:numPr>
          <w:ilvl w:val="0"/>
          <w:numId w:val="24"/>
        </w:numPr>
        <w:rPr>
          <w:sz w:val="28"/>
          <w:szCs w:val="28"/>
        </w:rPr>
      </w:pPr>
      <w:r>
        <w:rPr>
          <w:sz w:val="28"/>
          <w:szCs w:val="28"/>
        </w:rPr>
        <w:t>The system is built using a clean and modular structure to simplify maintenance, updates, and bug fixing.</w:t>
      </w:r>
    </w:p>
    <w:p w14:paraId="40FA6E0D" w14:textId="77777777" w:rsidR="00F668F0" w:rsidRPr="00FE7004" w:rsidRDefault="00F668F0">
      <w:pPr>
        <w:numPr>
          <w:ilvl w:val="0"/>
          <w:numId w:val="24"/>
        </w:numPr>
        <w:rPr>
          <w:sz w:val="28"/>
          <w:szCs w:val="28"/>
        </w:rPr>
      </w:pPr>
      <w:r>
        <w:rPr>
          <w:sz w:val="28"/>
          <w:szCs w:val="28"/>
        </w:rPr>
        <w:t>This approach allows continuous improvement without disrupting ongoing services.</w:t>
      </w:r>
    </w:p>
    <w:p w14:paraId="625CB3A6" w14:textId="77777777" w:rsidR="00F668F0" w:rsidRPr="00FE7004" w:rsidRDefault="00F668F0">
      <w:pPr>
        <w:numPr>
          <w:ilvl w:val="0"/>
          <w:numId w:val="25"/>
        </w:numPr>
        <w:rPr>
          <w:sz w:val="28"/>
          <w:szCs w:val="28"/>
        </w:rPr>
      </w:pPr>
      <w:r>
        <w:rPr>
          <w:b/>
          <w:bCs/>
          <w:sz w:val="28"/>
          <w:szCs w:val="28"/>
        </w:rPr>
        <w:t>Compatibility</w:t>
      </w:r>
    </w:p>
    <w:p w14:paraId="1964D9B9" w14:textId="77777777" w:rsidR="00F668F0" w:rsidRPr="00FE7004" w:rsidRDefault="00F668F0">
      <w:pPr>
        <w:numPr>
          <w:ilvl w:val="0"/>
          <w:numId w:val="26"/>
        </w:numPr>
        <w:rPr>
          <w:sz w:val="28"/>
          <w:szCs w:val="28"/>
        </w:rPr>
      </w:pPr>
      <w:r>
        <w:rPr>
          <w:sz w:val="28"/>
          <w:szCs w:val="28"/>
        </w:rPr>
        <w:t>The platform works smoothly across all major web browsers such as Chrome, Firefox, Safari, and Edge.</w:t>
      </w:r>
    </w:p>
    <w:p w14:paraId="4D014FB2" w14:textId="77777777" w:rsidR="00F668F0" w:rsidRPr="00FE7004" w:rsidRDefault="00F668F0">
      <w:pPr>
        <w:numPr>
          <w:ilvl w:val="0"/>
          <w:numId w:val="26"/>
        </w:numPr>
        <w:rPr>
          <w:sz w:val="28"/>
          <w:szCs w:val="28"/>
        </w:rPr>
      </w:pPr>
      <w:r>
        <w:rPr>
          <w:sz w:val="28"/>
          <w:szCs w:val="28"/>
        </w:rPr>
        <w:t>Fully compatible with mobile and desktop devices through responsive design.</w:t>
      </w:r>
    </w:p>
    <w:p w14:paraId="465B3010" w14:textId="77777777" w:rsidR="00F668F0" w:rsidRPr="00FE7004" w:rsidRDefault="00F668F0" w:rsidP="00F668F0">
      <w:pPr>
        <w:rPr>
          <w:sz w:val="28"/>
          <w:szCs w:val="28"/>
        </w:rPr>
      </w:pPr>
    </w:p>
    <w:p w14:paraId="334FABD5" w14:textId="77777777" w:rsidR="00F668F0" w:rsidRPr="00FE7004" w:rsidRDefault="00F668F0">
      <w:pPr>
        <w:spacing w:line="278" w:lineRule="auto"/>
        <w:jc w:val="left"/>
        <w:rPr>
          <w:sz w:val="28"/>
          <w:szCs w:val="28"/>
        </w:rPr>
      </w:pPr>
      <w:r>
        <w:rPr>
          <w:sz w:val="28"/>
          <w:szCs w:val="28"/>
        </w:rPr>
        <w:br w:type="page"/>
      </w:r>
    </w:p>
    <w:p w14:paraId="127FD1F0" w14:textId="77777777" w:rsidR="00F668F0" w:rsidRPr="00FE7004" w:rsidRDefault="00F668F0" w:rsidP="00067E6F">
      <w:pPr>
        <w:pStyle w:val="Heading1"/>
        <w:rPr>
          <w:color w:val="2F5496" w:themeColor="accent1" w:themeShade="BF"/>
          <w:sz w:val="28"/>
          <w:szCs w:val="28"/>
        </w:rPr>
      </w:pPr>
    </w:p>
    <w:p w14:paraId="4CA5A992" w14:textId="77777777" w:rsidR="00067E6F" w:rsidRPr="00FE7004" w:rsidRDefault="00067E6F" w:rsidP="00067E6F">
      <w:pPr>
        <w:pStyle w:val="Heading1"/>
        <w:rPr>
          <w:color w:val="2F5496" w:themeColor="accent1" w:themeShade="BF"/>
          <w:sz w:val="28"/>
          <w:szCs w:val="28"/>
          <w:rtl/>
        </w:rPr>
      </w:pPr>
      <w:r>
        <w:rPr>
          <w:color w:val="2F5496" w:themeColor="accent1" w:themeShade="BF"/>
          <w:sz w:val="28"/>
          <w:szCs w:val="28"/>
        </w:rPr>
        <w:t>Use Case Diagram</w:t>
      </w:r>
    </w:p>
    <w:p w14:paraId="0A672786" w14:textId="77777777" w:rsidR="00067E6F" w:rsidRPr="00FE7004" w:rsidRDefault="00663BF6" w:rsidP="00663BF6">
      <w:pPr>
        <w:rPr>
          <w:sz w:val="28"/>
          <w:szCs w:val="28"/>
          <w:lang w:bidi="ar-EG"/>
        </w:rPr>
      </w:pPr>
      <w:r>
        <w:rPr>
          <w:noProof/>
          <w:sz w:val="28"/>
          <w:szCs w:val="28"/>
          <w:lang w:bidi="ar-EG"/>
        </w:rPr>
        <w:drawing>
          <wp:inline distT="0" distB="0" distL="0" distR="0" wp14:anchorId="26A2C658" wp14:editId="0994BB68">
            <wp:extent cx="6197600" cy="7054850"/>
            <wp:effectExtent l="0" t="0" r="0" b="0"/>
            <wp:docPr id="35590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97600" cy="7054850"/>
                    </a:xfrm>
                    <a:prstGeom prst="rect">
                      <a:avLst/>
                    </a:prstGeom>
                    <a:noFill/>
                    <a:ln>
                      <a:noFill/>
                    </a:ln>
                  </pic:spPr>
                </pic:pic>
              </a:graphicData>
            </a:graphic>
          </wp:inline>
        </w:drawing>
      </w:r>
      <w:r>
        <w:rPr>
          <w:sz w:val="28"/>
          <w:szCs w:val="28"/>
        </w:rPr>
        <w:br w:type="page"/>
      </w:r>
    </w:p>
    <w:p w14:paraId="3263FF38" w14:textId="77777777" w:rsidR="00067E6F" w:rsidRPr="00FE7004" w:rsidRDefault="00067E6F" w:rsidP="00067E6F">
      <w:pPr>
        <w:pStyle w:val="Heading1"/>
        <w:rPr>
          <w:sz w:val="28"/>
          <w:szCs w:val="28"/>
        </w:rPr>
      </w:pPr>
    </w:p>
    <w:p w14:paraId="4142E262" w14:textId="77777777" w:rsidR="00067E6F" w:rsidRPr="00FE7004" w:rsidRDefault="00067E6F" w:rsidP="00067E6F">
      <w:pPr>
        <w:pStyle w:val="Heading1"/>
        <w:rPr>
          <w:sz w:val="28"/>
          <w:szCs w:val="28"/>
        </w:rPr>
      </w:pPr>
      <w:r>
        <w:rPr>
          <w:color w:val="2F5496" w:themeColor="accent1" w:themeShade="BF"/>
          <w:sz w:val="28"/>
          <w:szCs w:val="28"/>
        </w:rPr>
        <w:t>Activity Diagram</w:t>
      </w:r>
    </w:p>
    <w:p w14:paraId="3DF397AD" w14:textId="77777777" w:rsidR="004B03BE" w:rsidRPr="00FE7004" w:rsidRDefault="004B03BE">
      <w:pPr>
        <w:spacing w:line="278" w:lineRule="auto"/>
        <w:jc w:val="left"/>
        <w:rPr>
          <w:sz w:val="28"/>
          <w:szCs w:val="28"/>
        </w:rPr>
      </w:pPr>
      <w:r>
        <w:rPr>
          <w:rFonts w:hint="cs"/>
          <w:noProof/>
          <w:sz w:val="28"/>
          <w:szCs w:val="28"/>
          <w:lang w:bidi="ar-EG"/>
        </w:rPr>
        <w:drawing>
          <wp:inline distT="0" distB="0" distL="0" distR="0" wp14:anchorId="782E93EA" wp14:editId="74B1D1C2">
            <wp:extent cx="6227618" cy="7079615"/>
            <wp:effectExtent l="0" t="0" r="1905" b="6985"/>
            <wp:docPr id="18867707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33180" cy="7085938"/>
                    </a:xfrm>
                    <a:prstGeom prst="rect">
                      <a:avLst/>
                    </a:prstGeom>
                    <a:noFill/>
                    <a:ln>
                      <a:noFill/>
                    </a:ln>
                  </pic:spPr>
                </pic:pic>
              </a:graphicData>
            </a:graphic>
          </wp:inline>
        </w:drawing>
      </w:r>
    </w:p>
    <w:p w14:paraId="450EAC07" w14:textId="77777777" w:rsidR="004B03BE" w:rsidRPr="00FE7004" w:rsidRDefault="004B03BE">
      <w:pPr>
        <w:spacing w:line="278" w:lineRule="auto"/>
        <w:jc w:val="left"/>
        <w:rPr>
          <w:sz w:val="28"/>
          <w:szCs w:val="28"/>
          <w:rtl/>
        </w:rPr>
      </w:pPr>
    </w:p>
    <w:p w14:paraId="5EEA5CC3" w14:textId="77777777" w:rsidR="004B03BE" w:rsidRPr="00FE7004" w:rsidRDefault="004B03BE">
      <w:pPr>
        <w:spacing w:line="278" w:lineRule="auto"/>
        <w:jc w:val="left"/>
        <w:rPr>
          <w:sz w:val="28"/>
          <w:szCs w:val="28"/>
        </w:rPr>
      </w:pPr>
      <w:r>
        <w:rPr>
          <w:noProof/>
          <w:sz w:val="28"/>
          <w:szCs w:val="28"/>
        </w:rPr>
        <w:drawing>
          <wp:inline distT="0" distB="0" distL="0" distR="0" wp14:anchorId="4FD06016" wp14:editId="3E6CF2F7">
            <wp:extent cx="6490855" cy="7578090"/>
            <wp:effectExtent l="0" t="0" r="5715" b="3810"/>
            <wp:docPr id="1512667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502319" cy="7591474"/>
                    </a:xfrm>
                    <a:prstGeom prst="rect">
                      <a:avLst/>
                    </a:prstGeom>
                    <a:noFill/>
                    <a:ln>
                      <a:noFill/>
                    </a:ln>
                  </pic:spPr>
                </pic:pic>
              </a:graphicData>
            </a:graphic>
          </wp:inline>
        </w:drawing>
      </w:r>
      <w:r>
        <w:rPr>
          <w:sz w:val="28"/>
          <w:szCs w:val="28"/>
        </w:rPr>
        <w:br w:type="page"/>
      </w:r>
    </w:p>
    <w:p w14:paraId="5FF584F9" w14:textId="77777777" w:rsidR="004B03BE" w:rsidRPr="00FE7004" w:rsidRDefault="004B03BE">
      <w:pPr>
        <w:spacing w:line="278" w:lineRule="auto"/>
        <w:jc w:val="left"/>
        <w:rPr>
          <w:sz w:val="28"/>
          <w:szCs w:val="28"/>
          <w:rtl/>
        </w:rPr>
      </w:pPr>
    </w:p>
    <w:p w14:paraId="68FB2004" w14:textId="77777777" w:rsidR="004B03BE" w:rsidRPr="00FE7004" w:rsidRDefault="002E244E">
      <w:pPr>
        <w:spacing w:line="278" w:lineRule="auto"/>
        <w:jc w:val="left"/>
        <w:rPr>
          <w:sz w:val="28"/>
          <w:szCs w:val="28"/>
        </w:rPr>
      </w:pPr>
      <w:r>
        <w:rPr>
          <w:noProof/>
          <w:sz w:val="28"/>
          <w:szCs w:val="28"/>
        </w:rPr>
        <w:drawing>
          <wp:inline distT="0" distB="0" distL="0" distR="0" wp14:anchorId="021BA216" wp14:editId="51A50970">
            <wp:extent cx="6442075" cy="7536873"/>
            <wp:effectExtent l="0" t="0" r="0" b="6985"/>
            <wp:docPr id="14340960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44449" cy="7539650"/>
                    </a:xfrm>
                    <a:prstGeom prst="rect">
                      <a:avLst/>
                    </a:prstGeom>
                    <a:noFill/>
                    <a:ln>
                      <a:noFill/>
                    </a:ln>
                  </pic:spPr>
                </pic:pic>
              </a:graphicData>
            </a:graphic>
          </wp:inline>
        </w:drawing>
      </w:r>
      <w:r>
        <w:rPr>
          <w:sz w:val="28"/>
          <w:szCs w:val="28"/>
        </w:rPr>
        <w:br w:type="page"/>
      </w:r>
    </w:p>
    <w:p w14:paraId="05083850" w14:textId="77777777" w:rsidR="002E244E" w:rsidRPr="00FE7004" w:rsidRDefault="002E244E">
      <w:pPr>
        <w:spacing w:line="278" w:lineRule="auto"/>
        <w:jc w:val="left"/>
        <w:rPr>
          <w:sz w:val="28"/>
          <w:szCs w:val="28"/>
          <w:rtl/>
        </w:rPr>
      </w:pPr>
    </w:p>
    <w:p w14:paraId="2764F608" w14:textId="77777777" w:rsidR="004B03BE" w:rsidRPr="00FE7004" w:rsidRDefault="002E244E">
      <w:pPr>
        <w:spacing w:line="278" w:lineRule="auto"/>
        <w:jc w:val="left"/>
        <w:rPr>
          <w:sz w:val="28"/>
          <w:szCs w:val="28"/>
        </w:rPr>
      </w:pPr>
      <w:r>
        <w:rPr>
          <w:noProof/>
          <w:sz w:val="28"/>
          <w:szCs w:val="28"/>
        </w:rPr>
        <w:drawing>
          <wp:inline distT="0" distB="0" distL="0" distR="0" wp14:anchorId="616558DF" wp14:editId="25E808C4">
            <wp:extent cx="6449291" cy="7598779"/>
            <wp:effectExtent l="0" t="0" r="8890" b="2540"/>
            <wp:docPr id="9841485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63264" cy="7615243"/>
                    </a:xfrm>
                    <a:prstGeom prst="rect">
                      <a:avLst/>
                    </a:prstGeom>
                    <a:noFill/>
                    <a:ln>
                      <a:noFill/>
                    </a:ln>
                  </pic:spPr>
                </pic:pic>
              </a:graphicData>
            </a:graphic>
          </wp:inline>
        </w:drawing>
      </w:r>
      <w:r>
        <w:rPr>
          <w:sz w:val="28"/>
          <w:szCs w:val="28"/>
        </w:rPr>
        <w:br w:type="page"/>
      </w:r>
    </w:p>
    <w:p w14:paraId="673F67BF" w14:textId="77777777" w:rsidR="002E244E" w:rsidRPr="00FE7004" w:rsidRDefault="002E244E">
      <w:pPr>
        <w:spacing w:line="278" w:lineRule="auto"/>
        <w:jc w:val="left"/>
        <w:rPr>
          <w:sz w:val="28"/>
          <w:szCs w:val="28"/>
          <w:rtl/>
        </w:rPr>
      </w:pPr>
    </w:p>
    <w:p w14:paraId="067BF83C" w14:textId="77777777" w:rsidR="000B29E8" w:rsidRPr="00FE7004" w:rsidRDefault="000B29E8">
      <w:pPr>
        <w:spacing w:line="278" w:lineRule="auto"/>
        <w:jc w:val="left"/>
        <w:rPr>
          <w:sz w:val="28"/>
          <w:szCs w:val="28"/>
          <w:rtl/>
        </w:rPr>
      </w:pPr>
      <w:r>
        <w:rPr>
          <w:noProof/>
          <w:sz w:val="28"/>
          <w:szCs w:val="28"/>
        </w:rPr>
        <w:drawing>
          <wp:inline distT="0" distB="0" distL="0" distR="0" wp14:anchorId="0B2B10B2" wp14:editId="4AAA905C">
            <wp:extent cx="6151245" cy="7689273"/>
            <wp:effectExtent l="0" t="0" r="1905" b="6985"/>
            <wp:docPr id="10030819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54139" cy="7692891"/>
                    </a:xfrm>
                    <a:prstGeom prst="rect">
                      <a:avLst/>
                    </a:prstGeom>
                    <a:noFill/>
                    <a:ln>
                      <a:noFill/>
                    </a:ln>
                  </pic:spPr>
                </pic:pic>
              </a:graphicData>
            </a:graphic>
          </wp:inline>
        </w:drawing>
      </w:r>
    </w:p>
    <w:p w14:paraId="5CEED436" w14:textId="77777777" w:rsidR="000B29E8" w:rsidRPr="00FE7004" w:rsidRDefault="000B29E8">
      <w:pPr>
        <w:spacing w:line="278" w:lineRule="auto"/>
        <w:jc w:val="left"/>
        <w:rPr>
          <w:sz w:val="28"/>
          <w:szCs w:val="28"/>
          <w:rtl/>
        </w:rPr>
      </w:pPr>
    </w:p>
    <w:p w14:paraId="51500138" w14:textId="77777777" w:rsidR="000B29E8" w:rsidRPr="00FE7004" w:rsidRDefault="000B29E8">
      <w:pPr>
        <w:spacing w:line="278" w:lineRule="auto"/>
        <w:jc w:val="left"/>
        <w:rPr>
          <w:sz w:val="28"/>
          <w:szCs w:val="28"/>
          <w:rtl/>
        </w:rPr>
      </w:pPr>
      <w:r>
        <w:rPr>
          <w:noProof/>
          <w:sz w:val="28"/>
          <w:szCs w:val="28"/>
        </w:rPr>
        <w:drawing>
          <wp:inline distT="0" distB="0" distL="0" distR="0" wp14:anchorId="059130EF" wp14:editId="4A9ED6FD">
            <wp:extent cx="5929745" cy="7522165"/>
            <wp:effectExtent l="0" t="0" r="0" b="3175"/>
            <wp:docPr id="15527764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0773" cy="7536155"/>
                    </a:xfrm>
                    <a:prstGeom prst="rect">
                      <a:avLst/>
                    </a:prstGeom>
                    <a:noFill/>
                    <a:ln>
                      <a:noFill/>
                    </a:ln>
                  </pic:spPr>
                </pic:pic>
              </a:graphicData>
            </a:graphic>
          </wp:inline>
        </w:drawing>
      </w:r>
    </w:p>
    <w:p w14:paraId="054BA6E0" w14:textId="77777777" w:rsidR="000B29E8" w:rsidRPr="00FE7004" w:rsidRDefault="000B29E8">
      <w:pPr>
        <w:spacing w:line="278" w:lineRule="auto"/>
        <w:jc w:val="left"/>
        <w:rPr>
          <w:sz w:val="28"/>
          <w:szCs w:val="28"/>
          <w:rtl/>
        </w:rPr>
      </w:pPr>
      <w:r>
        <w:rPr>
          <w:sz w:val="28"/>
          <w:szCs w:val="28"/>
          <w:rtl/>
        </w:rPr>
        <w:br w:type="page"/>
      </w:r>
      <w:r>
        <w:rPr>
          <w:noProof/>
          <w:sz w:val="28"/>
          <w:szCs w:val="28"/>
        </w:rPr>
        <w:lastRenderedPageBreak/>
        <w:drawing>
          <wp:inline distT="0" distB="0" distL="0" distR="0" wp14:anchorId="737BFB17" wp14:editId="20752F28">
            <wp:extent cx="5929630" cy="5382260"/>
            <wp:effectExtent l="0" t="0" r="0" b="8890"/>
            <wp:docPr id="14964614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29630" cy="5382260"/>
                    </a:xfrm>
                    <a:prstGeom prst="rect">
                      <a:avLst/>
                    </a:prstGeom>
                    <a:noFill/>
                    <a:ln>
                      <a:noFill/>
                    </a:ln>
                  </pic:spPr>
                </pic:pic>
              </a:graphicData>
            </a:graphic>
          </wp:inline>
        </w:drawing>
      </w:r>
    </w:p>
    <w:p w14:paraId="424D9792" w14:textId="77777777" w:rsidR="000B29E8" w:rsidRPr="00FE7004" w:rsidRDefault="000B29E8">
      <w:pPr>
        <w:spacing w:line="278" w:lineRule="auto"/>
        <w:jc w:val="left"/>
        <w:rPr>
          <w:sz w:val="28"/>
          <w:szCs w:val="28"/>
          <w:rtl/>
        </w:rPr>
      </w:pPr>
    </w:p>
    <w:p w14:paraId="35BC9EB8" w14:textId="77777777" w:rsidR="000B29E8" w:rsidRPr="00FE7004" w:rsidRDefault="000B29E8">
      <w:pPr>
        <w:spacing w:line="278" w:lineRule="auto"/>
        <w:jc w:val="left"/>
        <w:rPr>
          <w:sz w:val="28"/>
          <w:szCs w:val="28"/>
          <w:rtl/>
        </w:rPr>
      </w:pPr>
    </w:p>
    <w:p w14:paraId="2021DB27" w14:textId="77777777" w:rsidR="000B29E8" w:rsidRPr="00FE7004" w:rsidRDefault="000B29E8">
      <w:pPr>
        <w:spacing w:line="278" w:lineRule="auto"/>
        <w:jc w:val="left"/>
        <w:rPr>
          <w:sz w:val="28"/>
          <w:szCs w:val="28"/>
        </w:rPr>
      </w:pPr>
      <w:r>
        <w:rPr>
          <w:sz w:val="28"/>
          <w:szCs w:val="28"/>
        </w:rPr>
        <w:br w:type="page"/>
      </w:r>
    </w:p>
    <w:p w14:paraId="4DE126A2" w14:textId="77777777" w:rsidR="000B29E8" w:rsidRPr="00FE7004" w:rsidRDefault="000B29E8">
      <w:pPr>
        <w:spacing w:line="278" w:lineRule="auto"/>
        <w:jc w:val="left"/>
        <w:rPr>
          <w:sz w:val="28"/>
          <w:szCs w:val="28"/>
          <w:rtl/>
        </w:rPr>
      </w:pPr>
    </w:p>
    <w:p w14:paraId="5193E8EC" w14:textId="77777777" w:rsidR="000B29E8" w:rsidRPr="00FE7004" w:rsidRDefault="000B29E8">
      <w:pPr>
        <w:spacing w:line="278" w:lineRule="auto"/>
        <w:jc w:val="left"/>
        <w:rPr>
          <w:sz w:val="28"/>
          <w:szCs w:val="28"/>
          <w:rtl/>
        </w:rPr>
      </w:pPr>
      <w:r>
        <w:rPr>
          <w:noProof/>
          <w:sz w:val="28"/>
          <w:szCs w:val="28"/>
        </w:rPr>
        <w:drawing>
          <wp:inline distT="0" distB="0" distL="0" distR="0" wp14:anchorId="52E40329" wp14:editId="19FD2B5C">
            <wp:extent cx="6428105" cy="7578436"/>
            <wp:effectExtent l="0" t="0" r="0" b="3810"/>
            <wp:docPr id="21128715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33834" cy="7585190"/>
                    </a:xfrm>
                    <a:prstGeom prst="rect">
                      <a:avLst/>
                    </a:prstGeom>
                    <a:noFill/>
                    <a:ln>
                      <a:noFill/>
                    </a:ln>
                  </pic:spPr>
                </pic:pic>
              </a:graphicData>
            </a:graphic>
          </wp:inline>
        </w:drawing>
      </w:r>
    </w:p>
    <w:p w14:paraId="325B77EF" w14:textId="77777777" w:rsidR="000B29E8" w:rsidRPr="00FE7004" w:rsidRDefault="000B29E8">
      <w:pPr>
        <w:spacing w:line="278" w:lineRule="auto"/>
        <w:jc w:val="left"/>
        <w:rPr>
          <w:sz w:val="28"/>
          <w:szCs w:val="28"/>
          <w:rtl/>
        </w:rPr>
      </w:pPr>
    </w:p>
    <w:p w14:paraId="7A14C943" w14:textId="77777777" w:rsidR="000B29E8" w:rsidRPr="00FE7004" w:rsidRDefault="000B29E8">
      <w:pPr>
        <w:spacing w:line="278" w:lineRule="auto"/>
        <w:jc w:val="left"/>
        <w:rPr>
          <w:sz w:val="28"/>
          <w:szCs w:val="28"/>
          <w:rtl/>
        </w:rPr>
      </w:pPr>
      <w:r>
        <w:rPr>
          <w:noProof/>
          <w:sz w:val="28"/>
          <w:szCs w:val="28"/>
        </w:rPr>
        <w:drawing>
          <wp:inline distT="0" distB="0" distL="0" distR="0" wp14:anchorId="3E61B982" wp14:editId="29576CFF">
            <wp:extent cx="6331527" cy="7717155"/>
            <wp:effectExtent l="0" t="0" r="0" b="0"/>
            <wp:docPr id="4679059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33532" cy="7719599"/>
                    </a:xfrm>
                    <a:prstGeom prst="rect">
                      <a:avLst/>
                    </a:prstGeom>
                    <a:noFill/>
                    <a:ln>
                      <a:noFill/>
                    </a:ln>
                  </pic:spPr>
                </pic:pic>
              </a:graphicData>
            </a:graphic>
          </wp:inline>
        </w:drawing>
      </w:r>
    </w:p>
    <w:p w14:paraId="0A7A0D73" w14:textId="77777777" w:rsidR="000B29E8" w:rsidRPr="00FE7004" w:rsidRDefault="000B29E8">
      <w:pPr>
        <w:spacing w:line="278" w:lineRule="auto"/>
        <w:jc w:val="left"/>
        <w:rPr>
          <w:sz w:val="28"/>
          <w:szCs w:val="28"/>
          <w:rtl/>
        </w:rPr>
      </w:pPr>
    </w:p>
    <w:p w14:paraId="07629CDE" w14:textId="77777777" w:rsidR="00067E6F" w:rsidRPr="00FE7004" w:rsidRDefault="000B29E8">
      <w:pPr>
        <w:spacing w:line="278" w:lineRule="auto"/>
        <w:jc w:val="left"/>
        <w:rPr>
          <w:sz w:val="28"/>
          <w:szCs w:val="28"/>
          <w:rtl/>
        </w:rPr>
      </w:pPr>
      <w:r>
        <w:rPr>
          <w:noProof/>
          <w:sz w:val="28"/>
          <w:szCs w:val="28"/>
        </w:rPr>
        <w:drawing>
          <wp:inline distT="0" distB="0" distL="0" distR="0" wp14:anchorId="30C2C053" wp14:editId="2BAEA3AC">
            <wp:extent cx="6497320" cy="7647709"/>
            <wp:effectExtent l="0" t="0" r="0" b="0"/>
            <wp:docPr id="9130288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01984" cy="7653198"/>
                    </a:xfrm>
                    <a:prstGeom prst="rect">
                      <a:avLst/>
                    </a:prstGeom>
                    <a:noFill/>
                    <a:ln>
                      <a:noFill/>
                    </a:ln>
                  </pic:spPr>
                </pic:pic>
              </a:graphicData>
            </a:graphic>
          </wp:inline>
        </w:drawing>
      </w:r>
      <w:r>
        <w:rPr>
          <w:sz w:val="28"/>
          <w:szCs w:val="28"/>
        </w:rPr>
        <w:br w:type="page"/>
      </w:r>
    </w:p>
    <w:p w14:paraId="6D28AAF1" w14:textId="77777777" w:rsidR="002E244E" w:rsidRPr="00FE7004" w:rsidRDefault="002E244E">
      <w:pPr>
        <w:spacing w:line="278" w:lineRule="auto"/>
        <w:jc w:val="left"/>
        <w:rPr>
          <w:rFonts w:eastAsiaTheme="majorEastAsia" w:cstheme="majorBidi"/>
          <w:b/>
          <w:sz w:val="28"/>
          <w:szCs w:val="28"/>
        </w:rPr>
      </w:pPr>
    </w:p>
    <w:p w14:paraId="4C32C587" w14:textId="77777777" w:rsidR="00067E6F" w:rsidRPr="00FE7004" w:rsidRDefault="00067E6F" w:rsidP="00067E6F">
      <w:pPr>
        <w:pStyle w:val="Heading1"/>
        <w:rPr>
          <w:sz w:val="28"/>
          <w:szCs w:val="28"/>
        </w:rPr>
      </w:pPr>
    </w:p>
    <w:p w14:paraId="52D0AE20" w14:textId="77777777" w:rsidR="00067E6F" w:rsidRPr="00FE7004" w:rsidRDefault="00067E6F" w:rsidP="00067E6F">
      <w:pPr>
        <w:pStyle w:val="Heading1"/>
        <w:rPr>
          <w:color w:val="2F5496" w:themeColor="accent1" w:themeShade="BF"/>
          <w:sz w:val="28"/>
          <w:szCs w:val="28"/>
          <w:rtl/>
        </w:rPr>
      </w:pPr>
      <w:r>
        <w:rPr>
          <w:color w:val="2F5496" w:themeColor="accent1" w:themeShade="BF"/>
          <w:sz w:val="28"/>
          <w:szCs w:val="28"/>
        </w:rPr>
        <w:t>Class Diagram</w:t>
      </w:r>
    </w:p>
    <w:p w14:paraId="2AB4D28D" w14:textId="77777777" w:rsidR="00D90DC7" w:rsidRPr="00FE7004" w:rsidRDefault="00401540" w:rsidP="00D90DC7">
      <w:pPr>
        <w:rPr>
          <w:sz w:val="28"/>
          <w:szCs w:val="28"/>
        </w:rPr>
      </w:pPr>
      <w:r>
        <w:rPr>
          <w:noProof/>
          <w:sz w:val="28"/>
          <w:szCs w:val="28"/>
        </w:rPr>
        <w:drawing>
          <wp:inline distT="0" distB="0" distL="0" distR="0" wp14:anchorId="1D458BBD" wp14:editId="688E80EA">
            <wp:extent cx="6504709" cy="4806950"/>
            <wp:effectExtent l="0" t="0" r="0" b="0"/>
            <wp:docPr id="2925688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526335" cy="4822932"/>
                    </a:xfrm>
                    <a:prstGeom prst="rect">
                      <a:avLst/>
                    </a:prstGeom>
                    <a:noFill/>
                    <a:ln>
                      <a:noFill/>
                    </a:ln>
                  </pic:spPr>
                </pic:pic>
              </a:graphicData>
            </a:graphic>
          </wp:inline>
        </w:drawing>
      </w:r>
    </w:p>
    <w:p w14:paraId="75FE254A" w14:textId="77777777" w:rsidR="00067E6F" w:rsidRPr="00FE7004" w:rsidRDefault="00067E6F">
      <w:pPr>
        <w:spacing w:line="278" w:lineRule="auto"/>
        <w:jc w:val="left"/>
        <w:rPr>
          <w:rFonts w:eastAsiaTheme="majorEastAsia" w:cstheme="majorBidi"/>
          <w:b/>
          <w:color w:val="2F5496" w:themeColor="accent1" w:themeShade="BF"/>
          <w:sz w:val="28"/>
          <w:szCs w:val="28"/>
        </w:rPr>
      </w:pPr>
      <w:r>
        <w:rPr>
          <w:color w:val="2F5496" w:themeColor="accent1" w:themeShade="BF"/>
          <w:sz w:val="28"/>
          <w:szCs w:val="28"/>
        </w:rPr>
        <w:br w:type="page"/>
      </w:r>
    </w:p>
    <w:p w14:paraId="31E97F52" w14:textId="77777777" w:rsidR="00067E6F" w:rsidRPr="00FE7004" w:rsidRDefault="00067E6F" w:rsidP="00067E6F">
      <w:pPr>
        <w:pStyle w:val="Heading1"/>
        <w:rPr>
          <w:sz w:val="28"/>
          <w:szCs w:val="28"/>
        </w:rPr>
      </w:pPr>
    </w:p>
    <w:p w14:paraId="65C634F1" w14:textId="77777777" w:rsidR="00067E6F" w:rsidRPr="00FE7004" w:rsidRDefault="00067E6F" w:rsidP="00067E6F">
      <w:pPr>
        <w:pStyle w:val="Heading1"/>
        <w:rPr>
          <w:sz w:val="28"/>
          <w:szCs w:val="28"/>
        </w:rPr>
      </w:pPr>
      <w:r>
        <w:rPr>
          <w:color w:val="2F5496" w:themeColor="accent1" w:themeShade="BF"/>
          <w:sz w:val="28"/>
          <w:szCs w:val="28"/>
        </w:rPr>
        <w:t>Sequence Diagram</w:t>
      </w:r>
    </w:p>
    <w:p w14:paraId="7FE9FEAD" w14:textId="77777777" w:rsidR="00A25D51" w:rsidRPr="00FE7004" w:rsidRDefault="0035792B" w:rsidP="0035792B">
      <w:pPr>
        <w:spacing w:line="278" w:lineRule="auto"/>
        <w:jc w:val="left"/>
        <w:rPr>
          <w:sz w:val="28"/>
          <w:szCs w:val="28"/>
          <w:rtl/>
        </w:rPr>
      </w:pPr>
      <w:r>
        <w:rPr>
          <w:noProof/>
          <w:sz w:val="28"/>
          <w:szCs w:val="28"/>
        </w:rPr>
        <w:drawing>
          <wp:inline distT="0" distB="0" distL="0" distR="0" wp14:anchorId="0D1CD94F" wp14:editId="36ECE15C">
            <wp:extent cx="6038850" cy="7032782"/>
            <wp:effectExtent l="0" t="0" r="0" b="0"/>
            <wp:docPr id="137022828" name="Picture 1" descr="A diagram of a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2828" name="Picture 1" descr="A diagram of a diagram  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098854" cy="7102663"/>
                    </a:xfrm>
                    <a:prstGeom prst="rect">
                      <a:avLst/>
                    </a:prstGeom>
                    <a:noFill/>
                    <a:ln>
                      <a:noFill/>
                    </a:ln>
                  </pic:spPr>
                </pic:pic>
              </a:graphicData>
            </a:graphic>
          </wp:inline>
        </w:drawing>
      </w:r>
      <w:bookmarkStart w:id="7" w:name="OLE_LINK1"/>
    </w:p>
    <w:p w14:paraId="4EDC4016" w14:textId="77777777" w:rsidR="0035792B" w:rsidRPr="00FE7004" w:rsidRDefault="0035792B" w:rsidP="0035792B">
      <w:pPr>
        <w:spacing w:line="278" w:lineRule="auto"/>
        <w:jc w:val="left"/>
        <w:rPr>
          <w:sz w:val="28"/>
          <w:szCs w:val="28"/>
          <w:rtl/>
        </w:rPr>
      </w:pPr>
    </w:p>
    <w:p w14:paraId="729374F7" w14:textId="77777777" w:rsidR="0035792B" w:rsidRPr="00FE7004" w:rsidRDefault="0035792B" w:rsidP="0035792B">
      <w:pPr>
        <w:pStyle w:val="Heading1"/>
        <w:rPr>
          <w:color w:val="2F5496" w:themeColor="accent1" w:themeShade="BF"/>
          <w:sz w:val="28"/>
          <w:szCs w:val="28"/>
        </w:rPr>
      </w:pPr>
      <w:r>
        <w:rPr>
          <w:color w:val="2F5496" w:themeColor="accent1" w:themeShade="BF"/>
          <w:sz w:val="28"/>
          <w:szCs w:val="28"/>
        </w:rPr>
        <w:t>State Machine Diagram</w:t>
      </w:r>
    </w:p>
    <w:p w14:paraId="1DFB13EE" w14:textId="77777777" w:rsidR="00487C69" w:rsidRPr="00FE7004" w:rsidRDefault="00487C69" w:rsidP="0035792B">
      <w:pPr>
        <w:rPr>
          <w:sz w:val="28"/>
          <w:szCs w:val="28"/>
          <w:lang w:bidi="ar-EG"/>
        </w:rPr>
      </w:pPr>
      <w:r>
        <w:rPr>
          <w:rFonts w:hint="cs"/>
          <w:noProof/>
          <w:sz w:val="28"/>
          <w:szCs w:val="28"/>
          <w:lang w:bidi="ar-EG"/>
        </w:rPr>
        <w:drawing>
          <wp:inline distT="0" distB="0" distL="0" distR="0" wp14:anchorId="2589604B" wp14:editId="799647D6">
            <wp:extent cx="5937250" cy="4197350"/>
            <wp:effectExtent l="0" t="0" r="6350" b="0"/>
            <wp:docPr id="78282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37250" cy="4197350"/>
                    </a:xfrm>
                    <a:prstGeom prst="rect">
                      <a:avLst/>
                    </a:prstGeom>
                    <a:noFill/>
                    <a:ln>
                      <a:noFill/>
                    </a:ln>
                  </pic:spPr>
                </pic:pic>
              </a:graphicData>
            </a:graphic>
          </wp:inline>
        </w:drawing>
      </w:r>
    </w:p>
    <w:p w14:paraId="44385007" w14:textId="77777777" w:rsidR="00487C69" w:rsidRPr="00FE7004" w:rsidRDefault="00487C69">
      <w:pPr>
        <w:spacing w:line="278" w:lineRule="auto"/>
        <w:jc w:val="left"/>
        <w:rPr>
          <w:sz w:val="28"/>
          <w:szCs w:val="28"/>
          <w:lang w:bidi="ar-EG"/>
        </w:rPr>
      </w:pPr>
      <w:r>
        <w:rPr>
          <w:sz w:val="28"/>
          <w:szCs w:val="28"/>
          <w:lang w:bidi="ar-EG"/>
        </w:rPr>
        <w:br w:type="page"/>
      </w:r>
    </w:p>
    <w:p w14:paraId="3F62E9B8" w14:textId="77777777" w:rsidR="0035792B" w:rsidRPr="00FE7004" w:rsidRDefault="0035792B" w:rsidP="0035792B">
      <w:pPr>
        <w:rPr>
          <w:sz w:val="28"/>
          <w:szCs w:val="28"/>
          <w:rtl/>
          <w:lang w:bidi="ar-EG"/>
        </w:rPr>
      </w:pPr>
    </w:p>
    <w:p w14:paraId="50AD1521" w14:textId="77777777" w:rsidR="00487C69" w:rsidRPr="00FE7004" w:rsidRDefault="00487C69" w:rsidP="0035792B">
      <w:pPr>
        <w:rPr>
          <w:sz w:val="28"/>
          <w:szCs w:val="28"/>
          <w:rtl/>
          <w:lang w:bidi="ar-EG"/>
        </w:rPr>
      </w:pPr>
      <w:r>
        <w:rPr>
          <w:noProof/>
          <w:sz w:val="28"/>
          <w:szCs w:val="28"/>
          <w:lang w:bidi="ar-EG"/>
        </w:rPr>
        <w:drawing>
          <wp:inline distT="0" distB="0" distL="0" distR="0" wp14:anchorId="7FA7153A" wp14:editId="7C919F39">
            <wp:extent cx="5937250" cy="4197350"/>
            <wp:effectExtent l="0" t="0" r="6350" b="0"/>
            <wp:docPr id="836109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7250" cy="4197350"/>
                    </a:xfrm>
                    <a:prstGeom prst="rect">
                      <a:avLst/>
                    </a:prstGeom>
                    <a:noFill/>
                    <a:ln>
                      <a:noFill/>
                    </a:ln>
                  </pic:spPr>
                </pic:pic>
              </a:graphicData>
            </a:graphic>
          </wp:inline>
        </w:drawing>
      </w:r>
    </w:p>
    <w:bookmarkEnd w:id="7"/>
    <w:p w14:paraId="1B10724D" w14:textId="77777777" w:rsidR="00A25D51" w:rsidRPr="00FE7004" w:rsidRDefault="00A25D51">
      <w:pPr>
        <w:spacing w:line="278" w:lineRule="auto"/>
        <w:jc w:val="left"/>
        <w:rPr>
          <w:rFonts w:eastAsiaTheme="majorEastAsia" w:cstheme="majorBidi"/>
          <w:b/>
          <w:color w:val="2F5496" w:themeColor="accent1" w:themeShade="BF"/>
          <w:sz w:val="28"/>
          <w:szCs w:val="28"/>
        </w:rPr>
      </w:pPr>
      <w:r>
        <w:rPr>
          <w:color w:val="2F5496" w:themeColor="accent1" w:themeShade="BF"/>
          <w:sz w:val="28"/>
          <w:szCs w:val="28"/>
        </w:rPr>
        <w:br w:type="page"/>
      </w:r>
    </w:p>
    <w:p w14:paraId="60FDA93F" w14:textId="77777777" w:rsidR="00A25D51" w:rsidRPr="00FE7004" w:rsidRDefault="00A25D51" w:rsidP="00067E6F">
      <w:pPr>
        <w:pStyle w:val="Heading1"/>
        <w:rPr>
          <w:sz w:val="28"/>
          <w:szCs w:val="28"/>
        </w:rPr>
      </w:pPr>
    </w:p>
    <w:p w14:paraId="7E52B558" w14:textId="77777777" w:rsidR="00A25D51" w:rsidRPr="00FE7004" w:rsidRDefault="00A25D51" w:rsidP="00A25D51">
      <w:pPr>
        <w:pStyle w:val="Heading1"/>
        <w:rPr>
          <w:color w:val="2F5496" w:themeColor="accent1" w:themeShade="BF"/>
          <w:sz w:val="28"/>
          <w:szCs w:val="28"/>
        </w:rPr>
      </w:pPr>
      <w:bookmarkStart w:id="8" w:name="OLE_LINK2"/>
      <w:r>
        <w:rPr>
          <w:color w:val="2F5496" w:themeColor="accent1" w:themeShade="BF"/>
          <w:sz w:val="28"/>
          <w:szCs w:val="28"/>
        </w:rPr>
        <w:t>Entity Relationship Diagram</w:t>
      </w:r>
    </w:p>
    <w:bookmarkEnd w:id="8"/>
    <w:p w14:paraId="4603DA8B" w14:textId="77777777" w:rsidR="00A25D51" w:rsidRPr="00FE7004" w:rsidRDefault="00A25D51" w:rsidP="00A25D51">
      <w:pPr>
        <w:pStyle w:val="Heading1"/>
        <w:rPr>
          <w:sz w:val="28"/>
          <w:szCs w:val="28"/>
          <w:rtl/>
          <w:lang w:bidi="ar-EG"/>
        </w:rPr>
      </w:pPr>
      <w:r>
        <w:rPr>
          <w:noProof/>
          <w:color w:val="2F5496" w:themeColor="accent1" w:themeShade="BF"/>
          <w:sz w:val="28"/>
          <w:szCs w:val="28"/>
        </w:rPr>
        <w:drawing>
          <wp:inline distT="0" distB="0" distL="0" distR="0" wp14:anchorId="77B44CB9" wp14:editId="018C21C3">
            <wp:extent cx="6442364" cy="5479415"/>
            <wp:effectExtent l="0" t="0" r="0" b="6985"/>
            <wp:docPr id="660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472116" cy="5504720"/>
                    </a:xfrm>
                    <a:prstGeom prst="rect">
                      <a:avLst/>
                    </a:prstGeom>
                    <a:noFill/>
                    <a:ln>
                      <a:noFill/>
                    </a:ln>
                  </pic:spPr>
                </pic:pic>
              </a:graphicData>
            </a:graphic>
          </wp:inline>
        </w:drawing>
      </w:r>
    </w:p>
    <w:p w14:paraId="1CE3DDCA" w14:textId="77777777" w:rsidR="00A25D51" w:rsidRPr="00FE7004" w:rsidRDefault="00A25D51">
      <w:pPr>
        <w:spacing w:line="278" w:lineRule="auto"/>
        <w:jc w:val="left"/>
        <w:rPr>
          <w:rFonts w:eastAsiaTheme="majorEastAsia" w:cstheme="majorBidi"/>
          <w:b/>
          <w:sz w:val="28"/>
          <w:szCs w:val="28"/>
        </w:rPr>
      </w:pPr>
      <w:r>
        <w:rPr>
          <w:sz w:val="28"/>
          <w:szCs w:val="28"/>
        </w:rPr>
        <w:br w:type="page"/>
      </w:r>
    </w:p>
    <w:p w14:paraId="6CC0594F" w14:textId="77777777" w:rsidR="00A25D51" w:rsidRPr="00FE7004" w:rsidRDefault="00A25D51" w:rsidP="00A25D51">
      <w:pPr>
        <w:pStyle w:val="Heading1"/>
        <w:rPr>
          <w:sz w:val="28"/>
          <w:szCs w:val="28"/>
        </w:rPr>
      </w:pPr>
    </w:p>
    <w:p w14:paraId="2A2F1E1E" w14:textId="77777777" w:rsidR="00A25D51" w:rsidRPr="00FE7004" w:rsidRDefault="00A25D51" w:rsidP="00A25D51">
      <w:pPr>
        <w:pStyle w:val="Heading1"/>
        <w:rPr>
          <w:color w:val="2F5496" w:themeColor="accent1" w:themeShade="BF"/>
          <w:sz w:val="28"/>
          <w:szCs w:val="28"/>
        </w:rPr>
      </w:pPr>
      <w:r>
        <w:rPr>
          <w:color w:val="2F5496" w:themeColor="accent1" w:themeShade="BF"/>
          <w:sz w:val="28"/>
          <w:szCs w:val="28"/>
        </w:rPr>
        <w:t>Enhanced Entity Relationship Diagram</w:t>
      </w:r>
    </w:p>
    <w:p w14:paraId="6CA32675" w14:textId="77777777" w:rsidR="00A25D51" w:rsidRPr="00FE7004" w:rsidRDefault="00A25D51" w:rsidP="00A25D51">
      <w:pPr>
        <w:rPr>
          <w:sz w:val="28"/>
          <w:szCs w:val="28"/>
        </w:rPr>
      </w:pPr>
      <w:r>
        <w:rPr>
          <w:noProof/>
          <w:sz w:val="28"/>
          <w:szCs w:val="28"/>
        </w:rPr>
        <w:drawing>
          <wp:inline distT="0" distB="0" distL="0" distR="0" wp14:anchorId="71197ACD" wp14:editId="13F84156">
            <wp:extent cx="6573982" cy="6746683"/>
            <wp:effectExtent l="0" t="0" r="0" b="0"/>
            <wp:docPr id="4162988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587854" cy="6760919"/>
                    </a:xfrm>
                    <a:prstGeom prst="rect">
                      <a:avLst/>
                    </a:prstGeom>
                    <a:noFill/>
                    <a:ln>
                      <a:noFill/>
                    </a:ln>
                  </pic:spPr>
                </pic:pic>
              </a:graphicData>
            </a:graphic>
          </wp:inline>
        </w:drawing>
      </w:r>
    </w:p>
    <w:p w14:paraId="4A07543C" w14:textId="77777777" w:rsidR="00A25D51" w:rsidRPr="00FE7004" w:rsidRDefault="00A25D51" w:rsidP="00F668F0">
      <w:pPr>
        <w:pStyle w:val="Heading1"/>
        <w:rPr>
          <w:color w:val="2F5496" w:themeColor="accent1" w:themeShade="BF"/>
          <w:sz w:val="28"/>
          <w:szCs w:val="28"/>
        </w:rPr>
      </w:pPr>
    </w:p>
    <w:p w14:paraId="163753D9" w14:textId="77777777" w:rsidR="0014641F" w:rsidRPr="00FE7004" w:rsidRDefault="00F668F0" w:rsidP="0014641F">
      <w:pPr>
        <w:pStyle w:val="Heading1"/>
        <w:rPr>
          <w:color w:val="2F5496" w:themeColor="accent1" w:themeShade="BF"/>
          <w:sz w:val="28"/>
          <w:szCs w:val="28"/>
        </w:rPr>
      </w:pPr>
      <w:bookmarkStart w:id="9" w:name="OLE_LINK4"/>
      <w:r>
        <w:rPr>
          <w:color w:val="2F5496" w:themeColor="accent1" w:themeShade="BF"/>
          <w:sz w:val="28"/>
          <w:szCs w:val="28"/>
        </w:rPr>
        <w:t>3.3 Algorithms or Frameworks Used</w:t>
      </w:r>
    </w:p>
    <w:p w14:paraId="63985B56" w14:textId="77777777" w:rsidR="0014641F" w:rsidRPr="00FE7004" w:rsidRDefault="0014641F" w:rsidP="0014641F">
      <w:pPr>
        <w:spacing w:line="276" w:lineRule="auto"/>
        <w:rPr>
          <w:sz w:val="28"/>
          <w:szCs w:val="28"/>
        </w:rPr>
      </w:pPr>
      <w:r>
        <w:rPr>
          <w:sz w:val="28"/>
          <w:szCs w:val="28"/>
        </w:rPr>
        <w:t>The system employs a set of intelligent algorithms and modern frameworks to support its digital mental health services and ensure efficiency, scalability, and reliability. The AI component of the system is built using TensorFlow as the primary framework for developing and deploying intelligent models. TensorFlow is used to analyze user conversations during interactions with the AI chatbot and virtual robot, detect emotional patterns, and classify mental health conditions such as stress, anxiety, and depression based on user responses.</w:t>
      </w:r>
    </w:p>
    <w:p w14:paraId="66F4D239" w14:textId="77777777" w:rsidR="0014641F" w:rsidRPr="00FE7004" w:rsidRDefault="0014641F" w:rsidP="0014641F">
      <w:pPr>
        <w:spacing w:line="276" w:lineRule="auto"/>
        <w:rPr>
          <w:sz w:val="28"/>
          <w:szCs w:val="28"/>
        </w:rPr>
      </w:pPr>
      <w:r>
        <w:rPr>
          <w:sz w:val="28"/>
          <w:szCs w:val="28"/>
        </w:rPr>
        <w:t>The AI models are trained and optimized to generate an initial psychological assessment that helps determine whether the user requires professional mental health intervention. This approach supports early detection and timely guidance while maintaining consistent performance and accuracy.</w:t>
      </w:r>
    </w:p>
    <w:bookmarkEnd w:id="9"/>
    <w:p w14:paraId="5931C8B2" w14:textId="77777777" w:rsidR="0014641F" w:rsidRPr="00FE7004" w:rsidRDefault="0014641F" w:rsidP="0014641F">
      <w:pPr>
        <w:spacing w:line="276" w:lineRule="auto"/>
        <w:rPr>
          <w:sz w:val="28"/>
          <w:szCs w:val="28"/>
        </w:rPr>
      </w:pPr>
      <w:r>
        <w:rPr>
          <w:sz w:val="28"/>
          <w:szCs w:val="28"/>
        </w:rPr>
        <w:t>The backend of the system is developed using ASP.NET Core, which provides a secure, high-performance, and scalable environment for handling user authentication, medical records, appointment management, payments, and role-based access control. ASP.NET Core enables robust API development and efficient data processing while ensuring system reliability.</w:t>
      </w:r>
    </w:p>
    <w:p w14:paraId="65ED3565" w14:textId="77777777" w:rsidR="0014641F" w:rsidRPr="00FE7004" w:rsidRDefault="0014641F" w:rsidP="0014641F">
      <w:pPr>
        <w:spacing w:line="276" w:lineRule="auto"/>
        <w:rPr>
          <w:sz w:val="28"/>
          <w:szCs w:val="28"/>
        </w:rPr>
      </w:pPr>
      <w:r>
        <w:rPr>
          <w:sz w:val="28"/>
          <w:szCs w:val="28"/>
        </w:rPr>
        <w:t xml:space="preserve">The </w:t>
      </w:r>
      <w:proofErr w:type="gramStart"/>
      <w:r>
        <w:rPr>
          <w:sz w:val="28"/>
          <w:szCs w:val="28"/>
        </w:rPr>
        <w:t>frontend</w:t>
      </w:r>
      <w:proofErr w:type="gramEnd"/>
      <w:r>
        <w:rPr>
          <w:sz w:val="28"/>
          <w:szCs w:val="28"/>
        </w:rPr>
        <w:t xml:space="preserve"> is built using React.js, allowing the creation of a dynamic, interactive, and user-friendly interface. </w:t>
      </w:r>
      <w:proofErr w:type="spellStart"/>
      <w:r>
        <w:rPr>
          <w:sz w:val="28"/>
          <w:szCs w:val="28"/>
        </w:rPr>
        <w:t>React’s</w:t>
      </w:r>
      <w:proofErr w:type="spellEnd"/>
      <w:r>
        <w:rPr>
          <w:sz w:val="28"/>
          <w:szCs w:val="28"/>
        </w:rPr>
        <w:t xml:space="preserve"> component-based architecture improves performance and usability, while responsive design ensures seamless access across desktops, tablets, and mobile devices.</w:t>
      </w:r>
    </w:p>
    <w:p w14:paraId="582650A3" w14:textId="77777777" w:rsidR="00CA3A1A" w:rsidRPr="00FE7004" w:rsidRDefault="0014641F" w:rsidP="0014641F">
      <w:pPr>
        <w:spacing w:line="276" w:lineRule="auto"/>
        <w:rPr>
          <w:sz w:val="28"/>
          <w:szCs w:val="28"/>
        </w:rPr>
      </w:pPr>
      <w:r>
        <w:rPr>
          <w:sz w:val="28"/>
          <w:szCs w:val="28"/>
        </w:rPr>
        <w:t>The combination of Scikit-learn for AI, ASP.NET Core for backend services, and React.js for frontend development delivers a secure, scalable, and intelligent digital mental health platform capable of addressing the limitations of existing solutions.</w:t>
      </w:r>
    </w:p>
    <w:p w14:paraId="50F05B19" w14:textId="77777777" w:rsidR="00ED7EDF" w:rsidRPr="00FE7004" w:rsidRDefault="00ED7EDF" w:rsidP="00AF149F">
      <w:pPr>
        <w:pStyle w:val="Heading1"/>
        <w:rPr>
          <w:sz w:val="28"/>
          <w:szCs w:val="28"/>
        </w:rPr>
      </w:pPr>
    </w:p>
    <w:p w14:paraId="2FE3BEC7" w14:textId="77777777" w:rsidR="00ED7EDF" w:rsidRPr="00FE7004" w:rsidRDefault="00ED7EDF" w:rsidP="00ED7EDF">
      <w:pPr>
        <w:pStyle w:val="Title"/>
        <w:jc w:val="center"/>
        <w:rPr>
          <w:sz w:val="28"/>
          <w:szCs w:val="28"/>
        </w:rPr>
      </w:pPr>
    </w:p>
    <w:p w14:paraId="4F1A92F6" w14:textId="77777777" w:rsidR="00ED7EDF" w:rsidRPr="00FE7004" w:rsidRDefault="00ED7EDF" w:rsidP="00ED7EDF">
      <w:pPr>
        <w:pStyle w:val="Title"/>
        <w:jc w:val="center"/>
        <w:rPr>
          <w:sz w:val="28"/>
          <w:szCs w:val="28"/>
        </w:rPr>
      </w:pPr>
    </w:p>
    <w:p w14:paraId="4984C9D3" w14:textId="77777777" w:rsidR="00ED7EDF" w:rsidRPr="00FE7004" w:rsidRDefault="00ED7EDF" w:rsidP="00ED7EDF">
      <w:pPr>
        <w:pStyle w:val="Title"/>
        <w:jc w:val="center"/>
        <w:rPr>
          <w:sz w:val="28"/>
          <w:szCs w:val="28"/>
        </w:rPr>
      </w:pPr>
    </w:p>
    <w:p w14:paraId="063F710F" w14:textId="77777777" w:rsidR="00ED7EDF" w:rsidRPr="00FE7004" w:rsidRDefault="00ED7EDF" w:rsidP="00ED7EDF">
      <w:pPr>
        <w:pStyle w:val="Title"/>
        <w:jc w:val="center"/>
        <w:rPr>
          <w:sz w:val="28"/>
          <w:szCs w:val="28"/>
        </w:rPr>
      </w:pPr>
    </w:p>
    <w:p w14:paraId="4AE0F1EA" w14:textId="77777777" w:rsidR="00ED7EDF" w:rsidRPr="00FE7004" w:rsidRDefault="00ED7EDF" w:rsidP="00ED7EDF">
      <w:pPr>
        <w:pStyle w:val="Title"/>
        <w:jc w:val="center"/>
        <w:rPr>
          <w:sz w:val="28"/>
          <w:szCs w:val="28"/>
        </w:rPr>
      </w:pPr>
    </w:p>
    <w:p w14:paraId="32AD70F4" w14:textId="77777777" w:rsidR="00780451" w:rsidRDefault="00780451" w:rsidP="00FE7004">
      <w:pPr>
        <w:pStyle w:val="Chaptertitle1"/>
      </w:pPr>
    </w:p>
    <w:p w14:paraId="42D31D67" w14:textId="77777777" w:rsidR="00780451" w:rsidRDefault="00780451" w:rsidP="00FE7004">
      <w:pPr>
        <w:pStyle w:val="Chaptertitle1"/>
      </w:pPr>
    </w:p>
    <w:p w14:paraId="381BCD50" w14:textId="77777777" w:rsidR="00780451" w:rsidRDefault="00780451" w:rsidP="00FE7004">
      <w:pPr>
        <w:pStyle w:val="Chaptertitle1"/>
      </w:pPr>
    </w:p>
    <w:p w14:paraId="1DA04830" w14:textId="77777777" w:rsidR="00780451" w:rsidRDefault="00780451" w:rsidP="00FE7004">
      <w:pPr>
        <w:pStyle w:val="Chaptertitle1"/>
      </w:pPr>
    </w:p>
    <w:p w14:paraId="28FE0FE9" w14:textId="77777777" w:rsidR="00780451" w:rsidRDefault="00780451" w:rsidP="00FE7004">
      <w:pPr>
        <w:pStyle w:val="Chaptertitle1"/>
      </w:pPr>
    </w:p>
    <w:p w14:paraId="35B53982" w14:textId="77777777" w:rsidR="00780451" w:rsidRDefault="00780451" w:rsidP="00FE7004">
      <w:pPr>
        <w:pStyle w:val="Chaptertitle1"/>
      </w:pPr>
    </w:p>
    <w:p w14:paraId="046BFE3B" w14:textId="77777777" w:rsidR="00780451" w:rsidRDefault="00780451" w:rsidP="00FE7004">
      <w:pPr>
        <w:pStyle w:val="Chaptertitle1"/>
      </w:pPr>
    </w:p>
    <w:p w14:paraId="3E04D448" w14:textId="77777777" w:rsidR="00780451" w:rsidRDefault="00780451" w:rsidP="00FE7004">
      <w:pPr>
        <w:pStyle w:val="Chaptertitle1"/>
      </w:pPr>
    </w:p>
    <w:p w14:paraId="5A50A67F" w14:textId="77777777" w:rsidR="00780451" w:rsidRDefault="00780451" w:rsidP="00FE7004">
      <w:pPr>
        <w:pStyle w:val="Chaptertitle1"/>
      </w:pPr>
    </w:p>
    <w:p w14:paraId="631035E5" w14:textId="77777777" w:rsidR="00ED7EDF" w:rsidRPr="00FE7004" w:rsidRDefault="00ED7EDF" w:rsidP="00FE7004">
      <w:pPr>
        <w:pStyle w:val="Chaptertitle1"/>
      </w:pPr>
      <w:r>
        <w:t>Chapter 4</w:t>
      </w:r>
    </w:p>
    <w:p w14:paraId="7FF07146" w14:textId="77777777" w:rsidR="00ED7EDF" w:rsidRPr="00FE7004" w:rsidRDefault="00AF3499" w:rsidP="00FE7004">
      <w:pPr>
        <w:pStyle w:val="Chaptertitle"/>
      </w:pPr>
      <w:bookmarkStart w:id="10" w:name="_Toc197463975"/>
      <w:r>
        <w:t>Implementation</w:t>
      </w:r>
      <w:bookmarkEnd w:id="10"/>
      <w:r>
        <w:t xml:space="preserve"> </w:t>
      </w:r>
      <w:r>
        <w:br w:type="page"/>
      </w:r>
    </w:p>
    <w:p w14:paraId="46367786" w14:textId="77777777" w:rsidR="00350013" w:rsidRPr="00FE7004" w:rsidRDefault="00350013">
      <w:pPr>
        <w:spacing w:line="278" w:lineRule="auto"/>
        <w:jc w:val="left"/>
        <w:rPr>
          <w:sz w:val="28"/>
          <w:szCs w:val="28"/>
          <w:rtl/>
        </w:rPr>
      </w:pPr>
    </w:p>
    <w:p w14:paraId="32943B81" w14:textId="77777777" w:rsidR="00350013" w:rsidRPr="00FE7004" w:rsidRDefault="00350013" w:rsidP="00350013">
      <w:pPr>
        <w:pStyle w:val="Heading1"/>
        <w:rPr>
          <w:color w:val="2F5496" w:themeColor="accent1" w:themeShade="BF"/>
          <w:sz w:val="28"/>
          <w:szCs w:val="28"/>
          <w:rtl/>
        </w:rPr>
      </w:pPr>
      <w:r>
        <w:rPr>
          <w:color w:val="2F5496" w:themeColor="accent1" w:themeShade="BF"/>
          <w:sz w:val="28"/>
          <w:szCs w:val="28"/>
        </w:rPr>
        <w:t>4.1 Technologies, Tools, and Programming Languages Used</w:t>
      </w:r>
    </w:p>
    <w:p w14:paraId="7BBB85F2" w14:textId="77777777" w:rsidR="00350013" w:rsidRPr="00FE7004" w:rsidRDefault="00BA628A" w:rsidP="00BA628A">
      <w:pPr>
        <w:rPr>
          <w:sz w:val="28"/>
          <w:szCs w:val="28"/>
        </w:rPr>
      </w:pPr>
      <w:r>
        <w:rPr>
          <w:sz w:val="28"/>
          <w:szCs w:val="28"/>
        </w:rPr>
        <w:t>The Digital Psychiatrist Platform uses modern technologies and tools to provide an intelligent, secure, and user-friendly experience for patients and doctors.</w:t>
      </w:r>
    </w:p>
    <w:p w14:paraId="640E9D0F" w14:textId="77777777" w:rsidR="00BA628A" w:rsidRPr="00FE7004" w:rsidRDefault="00BA628A" w:rsidP="00BA628A">
      <w:pPr>
        <w:rPr>
          <w:sz w:val="28"/>
          <w:szCs w:val="28"/>
        </w:rPr>
      </w:pPr>
      <w:r>
        <w:rPr>
          <w:sz w:val="28"/>
          <w:szCs w:val="28"/>
        </w:rPr>
        <w:t>The main technologies used are:</w:t>
      </w:r>
    </w:p>
    <w:p w14:paraId="1FAC23F0" w14:textId="77777777" w:rsidR="00BA628A" w:rsidRPr="00FE7004" w:rsidRDefault="00BA628A">
      <w:pPr>
        <w:pStyle w:val="ListParagraph"/>
        <w:numPr>
          <w:ilvl w:val="0"/>
          <w:numId w:val="27"/>
        </w:numPr>
        <w:rPr>
          <w:sz w:val="28"/>
          <w:szCs w:val="28"/>
          <w:rtl/>
        </w:rPr>
      </w:pPr>
      <w:r>
        <w:rPr>
          <w:b/>
          <w:bCs/>
          <w:sz w:val="28"/>
          <w:szCs w:val="28"/>
          <w:lang w:bidi="ar-EG"/>
        </w:rPr>
        <w:t xml:space="preserve">Frontend: </w:t>
      </w:r>
      <w:r>
        <w:rPr>
          <w:sz w:val="28"/>
          <w:szCs w:val="28"/>
        </w:rPr>
        <w:t>The frontend of the system is developed using HTML, CSS, and JavaScript with React.js as the main framework. React.js is used to build an interactive and responsive user interface, allowing components such as the AI chatbot, virtual robot view, appointment booking pages, and doctor profiles to be easily reused and managed.</w:t>
      </w:r>
    </w:p>
    <w:p w14:paraId="29EB7FB6" w14:textId="77777777" w:rsidR="00BA628A" w:rsidRPr="00FE7004" w:rsidRDefault="00BA628A">
      <w:pPr>
        <w:pStyle w:val="ListParagraph"/>
        <w:numPr>
          <w:ilvl w:val="0"/>
          <w:numId w:val="27"/>
        </w:numPr>
        <w:rPr>
          <w:sz w:val="28"/>
          <w:szCs w:val="28"/>
          <w:lang w:bidi="ar-EG"/>
        </w:rPr>
      </w:pPr>
      <w:r>
        <w:rPr>
          <w:b/>
          <w:bCs/>
          <w:sz w:val="28"/>
          <w:szCs w:val="28"/>
          <w:lang w:bidi="ar-EG"/>
        </w:rPr>
        <w:t>Backend:</w:t>
      </w:r>
      <w:r>
        <w:rPr>
          <w:sz w:val="28"/>
          <w:szCs w:val="28"/>
          <w:lang w:bidi="ar-EG"/>
        </w:rPr>
        <w:t xml:space="preserve"> The backend is implemented using ASP.NET Core, which provides a secure and high-performance environment for handling system logic. It manages user authentication, AI reports, appointment scheduling, payments, digital prescriptions, and role-based access control for patients and doctors.</w:t>
      </w:r>
    </w:p>
    <w:p w14:paraId="4A8F3492" w14:textId="77777777" w:rsidR="00BA628A" w:rsidRPr="00FE7004" w:rsidRDefault="00BA628A">
      <w:pPr>
        <w:pStyle w:val="ListParagraph"/>
        <w:numPr>
          <w:ilvl w:val="0"/>
          <w:numId w:val="27"/>
        </w:numPr>
        <w:rPr>
          <w:sz w:val="28"/>
          <w:szCs w:val="28"/>
          <w:lang w:bidi="ar-EG"/>
        </w:rPr>
      </w:pPr>
      <w:bookmarkStart w:id="11" w:name="OLE_LINK5"/>
      <w:r>
        <w:rPr>
          <w:b/>
          <w:bCs/>
          <w:sz w:val="28"/>
          <w:szCs w:val="28"/>
          <w:lang w:bidi="ar-EG"/>
        </w:rPr>
        <w:t>Database:</w:t>
      </w:r>
      <w:r>
        <w:rPr>
          <w:sz w:val="28"/>
          <w:szCs w:val="28"/>
          <w:lang w:bidi="ar-EG"/>
        </w:rPr>
        <w:t xml:space="preserve"> </w:t>
      </w:r>
      <w:bookmarkEnd w:id="11"/>
      <w:r>
        <w:rPr>
          <w:sz w:val="28"/>
          <w:szCs w:val="28"/>
          <w:lang w:bidi="ar-EG"/>
        </w:rPr>
        <w:t>A relational database such as SQL Server is used to store user accounts, medical records, chat history summaries, doctor profiles, ratings, appointments, and prescriptions. The structured database design ensures data consistency and security.</w:t>
      </w:r>
    </w:p>
    <w:p w14:paraId="72E09B81" w14:textId="77777777" w:rsidR="00350013" w:rsidRPr="00FE7004" w:rsidRDefault="008B1E59">
      <w:pPr>
        <w:pStyle w:val="ListParagraph"/>
        <w:numPr>
          <w:ilvl w:val="0"/>
          <w:numId w:val="32"/>
        </w:numPr>
        <w:spacing w:line="278" w:lineRule="auto"/>
        <w:jc w:val="left"/>
        <w:rPr>
          <w:sz w:val="28"/>
          <w:szCs w:val="28"/>
        </w:rPr>
      </w:pPr>
      <w:r>
        <w:rPr>
          <w:b/>
          <w:bCs/>
          <w:sz w:val="28"/>
          <w:szCs w:val="28"/>
          <w:lang w:bidi="ar-EG"/>
        </w:rPr>
        <w:t>AI Framework:</w:t>
      </w:r>
      <w:r>
        <w:rPr>
          <w:sz w:val="28"/>
          <w:szCs w:val="28"/>
          <w:lang w:bidi="ar-EG"/>
        </w:rPr>
        <w:t xml:space="preserve"> </w:t>
      </w:r>
      <w:bookmarkStart w:id="12" w:name="OLE_LINK17"/>
      <w:r>
        <w:rPr>
          <w:sz w:val="28"/>
          <w:szCs w:val="28"/>
          <w:lang w:bidi="ar-EG"/>
        </w:rPr>
        <w:t xml:space="preserve">Scikit-learn </w:t>
      </w:r>
      <w:bookmarkEnd w:id="12"/>
      <w:r>
        <w:rPr>
          <w:sz w:val="28"/>
          <w:szCs w:val="28"/>
          <w:lang w:bidi="ar-EG"/>
        </w:rPr>
        <w:t>is used to build and train AI models responsible for analyzing user text responses, detecting emotional patterns, and generating an initial assessment of the user’s mental health.</w:t>
      </w:r>
      <w:r>
        <w:rPr>
          <w:sz w:val="28"/>
          <w:szCs w:val="28"/>
          <w:lang w:bidi="ar-EG"/>
        </w:rPr>
        <w:br/>
        <w:t>The framework also supports continuous model improvement through retraining, ensuring higher accuracy over time and reliable support for early mental health detection and decision-making.</w:t>
      </w:r>
      <w:r>
        <w:rPr>
          <w:sz w:val="28"/>
          <w:szCs w:val="28"/>
        </w:rPr>
        <w:br w:type="page"/>
      </w:r>
    </w:p>
    <w:p w14:paraId="2DBA953B" w14:textId="77777777" w:rsidR="00121F95" w:rsidRPr="00FE7004" w:rsidRDefault="00121F95">
      <w:pPr>
        <w:spacing w:line="278" w:lineRule="auto"/>
        <w:jc w:val="left"/>
        <w:rPr>
          <w:sz w:val="28"/>
          <w:szCs w:val="28"/>
          <w:rtl/>
        </w:rPr>
      </w:pPr>
    </w:p>
    <w:p w14:paraId="69FBCB87" w14:textId="77777777" w:rsidR="00121F95" w:rsidRPr="00FE7004" w:rsidRDefault="00121F95" w:rsidP="00121F95">
      <w:pPr>
        <w:jc w:val="left"/>
        <w:rPr>
          <w:sz w:val="28"/>
          <w:szCs w:val="28"/>
        </w:rPr>
      </w:pPr>
      <w:r>
        <w:rPr>
          <w:b/>
          <w:bCs/>
          <w:sz w:val="28"/>
          <w:szCs w:val="28"/>
        </w:rPr>
        <w:t>• Version Control:</w:t>
      </w:r>
      <w:r>
        <w:rPr>
          <w:sz w:val="28"/>
          <w:szCs w:val="28"/>
        </w:rPr>
        <w:br/>
        <w:t>Git and GitHub are used to manage source code, track changes, and support collaborative development.</w:t>
      </w:r>
    </w:p>
    <w:p w14:paraId="7BBBE4BD" w14:textId="77777777" w:rsidR="00121F95" w:rsidRPr="00780451" w:rsidRDefault="00121F95" w:rsidP="00780451">
      <w:pPr>
        <w:jc w:val="left"/>
        <w:rPr>
          <w:sz w:val="28"/>
          <w:szCs w:val="28"/>
        </w:rPr>
      </w:pPr>
      <w:r>
        <w:rPr>
          <w:b/>
          <w:bCs/>
          <w:sz w:val="28"/>
          <w:szCs w:val="28"/>
        </w:rPr>
        <w:t>Additional Tools:</w:t>
      </w:r>
      <w:r>
        <w:rPr>
          <w:sz w:val="28"/>
          <w:szCs w:val="28"/>
        </w:rPr>
        <w:br/>
        <w:t>Visual Studio / Visual Studio Code: Used as the main development environment for writing, debugging, and managing both frontend and backend source code.</w:t>
      </w:r>
      <w:r>
        <w:rPr>
          <w:sz w:val="28"/>
          <w:szCs w:val="28"/>
        </w:rPr>
        <w:br/>
        <w:t>Postman: Used for testing, validating, and documenting API endpoints developed with ASP.NET Core, ensuring correct request and response behavior.</w:t>
      </w:r>
      <w:r>
        <w:rPr>
          <w:sz w:val="28"/>
          <w:szCs w:val="28"/>
        </w:rPr>
        <w:br/>
        <w:t xml:space="preserve">Stripe (or similar payment gateways): Used to handle secure online payments, manage transactions, and ensure data protection during payment processes. </w:t>
      </w:r>
      <w:r>
        <w:rPr>
          <w:color w:val="2F5496" w:themeColor="accent1" w:themeShade="BF"/>
          <w:sz w:val="28"/>
          <w:szCs w:val="28"/>
        </w:rPr>
        <w:t xml:space="preserve">4.2 </w:t>
      </w:r>
      <w:r>
        <w:rPr>
          <w:b/>
          <w:bCs/>
          <w:color w:val="2F5496" w:themeColor="accent1" w:themeShade="BF"/>
          <w:sz w:val="28"/>
          <w:szCs w:val="28"/>
        </w:rPr>
        <w:t>Key Components / Modules of the System</w:t>
      </w:r>
    </w:p>
    <w:p w14:paraId="724319AC" w14:textId="77777777" w:rsidR="00121F95" w:rsidRPr="00FE7004" w:rsidRDefault="00121F95" w:rsidP="008B1E59">
      <w:pPr>
        <w:spacing w:line="240" w:lineRule="auto"/>
        <w:jc w:val="left"/>
        <w:rPr>
          <w:sz w:val="28"/>
          <w:szCs w:val="28"/>
        </w:rPr>
      </w:pPr>
      <w:r>
        <w:rPr>
          <w:sz w:val="28"/>
          <w:szCs w:val="28"/>
        </w:rPr>
        <w:t>The system follows a modular architecture where each module performs a specific role and communicates with others through secure APIs.</w:t>
      </w:r>
    </w:p>
    <w:p w14:paraId="133CD4CC" w14:textId="77777777" w:rsidR="00121F95" w:rsidRPr="00FE7004" w:rsidRDefault="00126C32" w:rsidP="008B1E59">
      <w:pPr>
        <w:spacing w:line="240" w:lineRule="auto"/>
        <w:jc w:val="left"/>
        <w:rPr>
          <w:b/>
          <w:bCs/>
          <w:sz w:val="28"/>
          <w:szCs w:val="28"/>
        </w:rPr>
      </w:pPr>
      <w:r>
        <w:rPr>
          <w:b/>
          <w:bCs/>
          <w:sz w:val="28"/>
          <w:szCs w:val="28"/>
        </w:rPr>
        <w:t>1.User Management Module</w:t>
      </w:r>
    </w:p>
    <w:p w14:paraId="1FBC4C96" w14:textId="77777777" w:rsidR="00121F95" w:rsidRPr="00FE7004" w:rsidRDefault="00121F95" w:rsidP="008B1E59">
      <w:pPr>
        <w:spacing w:line="240" w:lineRule="auto"/>
        <w:jc w:val="left"/>
        <w:rPr>
          <w:sz w:val="28"/>
          <w:szCs w:val="28"/>
        </w:rPr>
      </w:pPr>
      <w:r>
        <w:rPr>
          <w:b/>
          <w:bCs/>
          <w:sz w:val="28"/>
          <w:szCs w:val="28"/>
        </w:rPr>
        <w:t>Purpose:</w:t>
      </w:r>
      <w:r>
        <w:rPr>
          <w:sz w:val="28"/>
          <w:szCs w:val="28"/>
        </w:rPr>
        <w:br/>
        <w:t>Manages user accounts for patients and doctors.</w:t>
      </w:r>
    </w:p>
    <w:p w14:paraId="15D2CBFE" w14:textId="77777777" w:rsidR="00121F95" w:rsidRPr="00FE7004" w:rsidRDefault="00121F95" w:rsidP="008B1E59">
      <w:pPr>
        <w:spacing w:line="240" w:lineRule="auto"/>
        <w:jc w:val="left"/>
        <w:rPr>
          <w:sz w:val="28"/>
          <w:szCs w:val="28"/>
        </w:rPr>
      </w:pPr>
      <w:r>
        <w:rPr>
          <w:b/>
          <w:bCs/>
          <w:sz w:val="28"/>
          <w:szCs w:val="28"/>
        </w:rPr>
        <w:t>Key Features:</w:t>
      </w:r>
      <w:r>
        <w:rPr>
          <w:sz w:val="28"/>
          <w:szCs w:val="28"/>
        </w:rPr>
        <w:br/>
        <w:t>o User registration and login</w:t>
      </w:r>
      <w:r>
        <w:rPr>
          <w:sz w:val="28"/>
          <w:szCs w:val="28"/>
        </w:rPr>
        <w:br/>
        <w:t>o Secure authentication and authorization</w:t>
      </w:r>
      <w:r>
        <w:rPr>
          <w:sz w:val="28"/>
          <w:szCs w:val="28"/>
        </w:rPr>
        <w:br/>
        <w:t>o Role-based access (patient / doctor)</w:t>
      </w:r>
    </w:p>
    <w:p w14:paraId="52E89D46" w14:textId="77777777" w:rsidR="00121F95" w:rsidRPr="00FE7004" w:rsidRDefault="00121F95" w:rsidP="008B1E59">
      <w:pPr>
        <w:spacing w:line="240" w:lineRule="auto"/>
        <w:jc w:val="left"/>
        <w:rPr>
          <w:sz w:val="28"/>
          <w:szCs w:val="28"/>
        </w:rPr>
      </w:pPr>
      <w:r>
        <w:rPr>
          <w:b/>
          <w:bCs/>
          <w:sz w:val="28"/>
          <w:szCs w:val="28"/>
        </w:rPr>
        <w:t>Implementation:</w:t>
      </w:r>
      <w:r>
        <w:rPr>
          <w:sz w:val="28"/>
          <w:szCs w:val="28"/>
        </w:rPr>
        <w:br/>
        <w:t>Built using ASP.NET Core APIs with secure authentication mechanisms. User data is stored in the database and accessed through the frontend using React forms.</w:t>
      </w:r>
    </w:p>
    <w:p w14:paraId="40E663A4" w14:textId="77777777" w:rsidR="00121F95" w:rsidRPr="00FE7004" w:rsidRDefault="00121F95" w:rsidP="008B1E59">
      <w:pPr>
        <w:spacing w:line="240" w:lineRule="auto"/>
        <w:jc w:val="left"/>
        <w:rPr>
          <w:sz w:val="28"/>
          <w:szCs w:val="28"/>
        </w:rPr>
      </w:pPr>
      <w:r>
        <w:rPr>
          <w:b/>
          <w:bCs/>
          <w:sz w:val="28"/>
          <w:szCs w:val="28"/>
        </w:rPr>
        <w:t>Interconnection:</w:t>
      </w:r>
      <w:r>
        <w:rPr>
          <w:sz w:val="28"/>
          <w:szCs w:val="28"/>
        </w:rPr>
        <w:br/>
        <w:t>Links users with appointments, medical records, and AI assessments.</w:t>
      </w:r>
    </w:p>
    <w:p w14:paraId="618962EB" w14:textId="77777777" w:rsidR="00121F95" w:rsidRPr="00FE7004" w:rsidRDefault="00126C32" w:rsidP="008B1E59">
      <w:pPr>
        <w:spacing w:line="240" w:lineRule="auto"/>
        <w:jc w:val="left"/>
        <w:rPr>
          <w:b/>
          <w:bCs/>
          <w:sz w:val="28"/>
          <w:szCs w:val="28"/>
        </w:rPr>
      </w:pPr>
      <w:r>
        <w:rPr>
          <w:b/>
          <w:bCs/>
          <w:sz w:val="28"/>
          <w:szCs w:val="28"/>
        </w:rPr>
        <w:t>2. AI Chatbot &amp; Virtual Robot Module</w:t>
      </w:r>
    </w:p>
    <w:p w14:paraId="6EA4B120" w14:textId="77777777" w:rsidR="00121F95" w:rsidRPr="00FE7004" w:rsidRDefault="00121F95" w:rsidP="008B1E59">
      <w:pPr>
        <w:spacing w:line="240" w:lineRule="auto"/>
        <w:jc w:val="left"/>
        <w:rPr>
          <w:sz w:val="28"/>
          <w:szCs w:val="28"/>
        </w:rPr>
      </w:pPr>
      <w:r>
        <w:rPr>
          <w:b/>
          <w:bCs/>
          <w:sz w:val="28"/>
          <w:szCs w:val="28"/>
        </w:rPr>
        <w:t>Purpose:</w:t>
      </w:r>
      <w:r>
        <w:rPr>
          <w:sz w:val="28"/>
          <w:szCs w:val="28"/>
        </w:rPr>
        <w:br/>
        <w:t>Provides initial mental health support and assessment.</w:t>
      </w:r>
    </w:p>
    <w:p w14:paraId="3F2C1E13" w14:textId="77777777" w:rsidR="00121F95" w:rsidRPr="00FE7004" w:rsidRDefault="00121F95" w:rsidP="008B1E59">
      <w:pPr>
        <w:spacing w:line="240" w:lineRule="auto"/>
        <w:jc w:val="left"/>
        <w:rPr>
          <w:sz w:val="28"/>
          <w:szCs w:val="28"/>
        </w:rPr>
      </w:pPr>
      <w:r>
        <w:rPr>
          <w:b/>
          <w:bCs/>
          <w:sz w:val="28"/>
          <w:szCs w:val="28"/>
        </w:rPr>
        <w:lastRenderedPageBreak/>
        <w:t>Key Features:</w:t>
      </w:r>
      <w:r>
        <w:rPr>
          <w:sz w:val="28"/>
          <w:szCs w:val="28"/>
        </w:rPr>
        <w:br/>
        <w:t>o Text-based AI chatbot for conversation</w:t>
      </w:r>
      <w:r>
        <w:rPr>
          <w:sz w:val="28"/>
          <w:szCs w:val="28"/>
        </w:rPr>
        <w:br/>
        <w:t>o Virtual interactive AI robot using voice and facial expressions</w:t>
      </w:r>
      <w:r>
        <w:rPr>
          <w:sz w:val="28"/>
          <w:szCs w:val="28"/>
        </w:rPr>
        <w:br/>
      </w:r>
      <w:proofErr w:type="spellStart"/>
      <w:r>
        <w:rPr>
          <w:sz w:val="28"/>
          <w:szCs w:val="28"/>
        </w:rPr>
        <w:t>o</w:t>
      </w:r>
      <w:proofErr w:type="spellEnd"/>
      <w:r>
        <w:rPr>
          <w:sz w:val="28"/>
          <w:szCs w:val="28"/>
        </w:rPr>
        <w:t xml:space="preserve"> Emotional analysis and mental state evaluation</w:t>
      </w:r>
      <w:r>
        <w:rPr>
          <w:sz w:val="28"/>
          <w:szCs w:val="28"/>
        </w:rPr>
        <w:br/>
      </w:r>
      <w:proofErr w:type="spellStart"/>
      <w:r>
        <w:rPr>
          <w:sz w:val="28"/>
          <w:szCs w:val="28"/>
        </w:rPr>
        <w:t>o</w:t>
      </w:r>
      <w:proofErr w:type="spellEnd"/>
      <w:r>
        <w:rPr>
          <w:sz w:val="28"/>
          <w:szCs w:val="28"/>
        </w:rPr>
        <w:t xml:space="preserve"> Automatic generation of a psychological report</w:t>
      </w:r>
    </w:p>
    <w:p w14:paraId="1A8A85B6" w14:textId="77777777" w:rsidR="00121F95" w:rsidRPr="00FE7004" w:rsidRDefault="00121F95" w:rsidP="008B1E59">
      <w:pPr>
        <w:spacing w:line="240" w:lineRule="auto"/>
        <w:jc w:val="left"/>
        <w:rPr>
          <w:sz w:val="28"/>
          <w:szCs w:val="28"/>
        </w:rPr>
      </w:pPr>
      <w:r>
        <w:rPr>
          <w:b/>
          <w:bCs/>
          <w:sz w:val="28"/>
          <w:szCs w:val="28"/>
        </w:rPr>
        <w:t>Implementation:</w:t>
      </w:r>
      <w:r>
        <w:rPr>
          <w:sz w:val="28"/>
          <w:szCs w:val="28"/>
        </w:rPr>
        <w:br/>
        <w:t>Scikit-learn models are used to analyze user inputs and classify emotional patterns based on conversation data. The generated mental health assessment results are stored securely in the system and shared with doctors when required.</w:t>
      </w:r>
    </w:p>
    <w:p w14:paraId="4F38638B" w14:textId="77777777" w:rsidR="00126C32" w:rsidRPr="00FE7004" w:rsidRDefault="00126C32" w:rsidP="008B1E59">
      <w:pPr>
        <w:spacing w:line="240" w:lineRule="auto"/>
        <w:jc w:val="left"/>
        <w:rPr>
          <w:b/>
          <w:bCs/>
          <w:sz w:val="28"/>
          <w:szCs w:val="28"/>
          <w:rtl/>
        </w:rPr>
      </w:pPr>
      <w:r>
        <w:rPr>
          <w:b/>
          <w:bCs/>
          <w:sz w:val="28"/>
          <w:szCs w:val="28"/>
        </w:rPr>
        <w:t>Interconnection:</w:t>
      </w:r>
      <w:r>
        <w:rPr>
          <w:rFonts w:hint="cs"/>
          <w:b/>
          <w:bCs/>
          <w:sz w:val="28"/>
          <w:szCs w:val="28"/>
          <w:rtl/>
        </w:rPr>
        <w:t xml:space="preserve"> </w:t>
      </w:r>
    </w:p>
    <w:p w14:paraId="414FAFD3" w14:textId="77777777" w:rsidR="008B1E59" w:rsidRPr="00FE7004" w:rsidRDefault="00126C32" w:rsidP="00780451">
      <w:pPr>
        <w:spacing w:line="276" w:lineRule="auto"/>
        <w:jc w:val="left"/>
        <w:rPr>
          <w:b/>
          <w:bCs/>
          <w:sz w:val="28"/>
          <w:szCs w:val="28"/>
          <w:rtl/>
        </w:rPr>
      </w:pPr>
      <w:r>
        <w:rPr>
          <w:rFonts w:hint="cs"/>
          <w:b/>
          <w:bCs/>
          <w:sz w:val="28"/>
          <w:szCs w:val="28"/>
          <w:rtl/>
        </w:rPr>
        <w:t xml:space="preserve"> </w:t>
      </w:r>
      <w:r>
        <w:rPr>
          <w:sz w:val="28"/>
          <w:szCs w:val="28"/>
        </w:rPr>
        <w:t>Links to medical records and queries the doctor database for suitable matches.</w:t>
      </w:r>
    </w:p>
    <w:p w14:paraId="291913CF" w14:textId="77777777" w:rsidR="00126C32" w:rsidRPr="00FE7004" w:rsidRDefault="00126C32" w:rsidP="00126C32">
      <w:pPr>
        <w:spacing w:line="278" w:lineRule="auto"/>
        <w:jc w:val="left"/>
        <w:rPr>
          <w:b/>
          <w:bCs/>
          <w:sz w:val="28"/>
          <w:szCs w:val="28"/>
        </w:rPr>
      </w:pPr>
      <w:r>
        <w:rPr>
          <w:b/>
          <w:bCs/>
          <w:sz w:val="28"/>
          <w:szCs w:val="28"/>
        </w:rPr>
        <w:t>3.Smart Doctor Recommendation Module</w:t>
      </w:r>
    </w:p>
    <w:p w14:paraId="4219C417" w14:textId="77777777" w:rsidR="00126C32" w:rsidRPr="00FE7004" w:rsidRDefault="00126C32" w:rsidP="00126C32">
      <w:pPr>
        <w:spacing w:line="278" w:lineRule="auto"/>
        <w:jc w:val="left"/>
        <w:rPr>
          <w:sz w:val="28"/>
          <w:szCs w:val="28"/>
        </w:rPr>
      </w:pPr>
      <w:r>
        <w:rPr>
          <w:b/>
          <w:bCs/>
          <w:sz w:val="28"/>
          <w:szCs w:val="28"/>
        </w:rPr>
        <w:t>Purpose:</w:t>
      </w:r>
      <w:r>
        <w:rPr>
          <w:sz w:val="28"/>
          <w:szCs w:val="28"/>
        </w:rPr>
        <w:br/>
        <w:t>Helps users find suitable mental health professionals.</w:t>
      </w:r>
    </w:p>
    <w:p w14:paraId="718482AA" w14:textId="77777777" w:rsidR="00126C32" w:rsidRPr="00FE7004" w:rsidRDefault="00126C32" w:rsidP="00126C32">
      <w:pPr>
        <w:spacing w:line="278" w:lineRule="auto"/>
        <w:jc w:val="left"/>
        <w:rPr>
          <w:sz w:val="28"/>
          <w:szCs w:val="28"/>
        </w:rPr>
      </w:pPr>
      <w:r>
        <w:rPr>
          <w:b/>
          <w:bCs/>
          <w:sz w:val="28"/>
          <w:szCs w:val="28"/>
        </w:rPr>
        <w:t>Key Features:</w:t>
      </w:r>
      <w:r>
        <w:rPr>
          <w:sz w:val="28"/>
          <w:szCs w:val="28"/>
        </w:rPr>
        <w:br/>
        <w:t>o Recommends top-rated doctors based on assessment results</w:t>
      </w:r>
      <w:r>
        <w:rPr>
          <w:sz w:val="28"/>
          <w:szCs w:val="28"/>
        </w:rPr>
        <w:br/>
        <w:t>o Filters doctors by location and specialty</w:t>
      </w:r>
    </w:p>
    <w:p w14:paraId="0395AB92" w14:textId="77777777" w:rsidR="00126C32" w:rsidRPr="00FE7004" w:rsidRDefault="00126C32" w:rsidP="00126C32">
      <w:pPr>
        <w:spacing w:line="278" w:lineRule="auto"/>
        <w:jc w:val="left"/>
        <w:rPr>
          <w:sz w:val="28"/>
          <w:szCs w:val="28"/>
        </w:rPr>
      </w:pPr>
      <w:r>
        <w:rPr>
          <w:b/>
          <w:bCs/>
          <w:sz w:val="28"/>
          <w:szCs w:val="28"/>
        </w:rPr>
        <w:t>Implementation:</w:t>
      </w:r>
      <w:r>
        <w:rPr>
          <w:sz w:val="28"/>
          <w:szCs w:val="28"/>
        </w:rPr>
        <w:br/>
        <w:t>Uses rule-based logic and stored evaluation data to rank doctors.</w:t>
      </w:r>
    </w:p>
    <w:p w14:paraId="1FE3C49A" w14:textId="77777777" w:rsidR="00126C32" w:rsidRPr="00FE7004" w:rsidRDefault="00126C32" w:rsidP="00126C32">
      <w:pPr>
        <w:spacing w:line="278" w:lineRule="auto"/>
        <w:jc w:val="left"/>
        <w:rPr>
          <w:sz w:val="28"/>
          <w:szCs w:val="28"/>
          <w:rtl/>
        </w:rPr>
      </w:pPr>
      <w:r>
        <w:rPr>
          <w:b/>
          <w:bCs/>
          <w:sz w:val="28"/>
          <w:szCs w:val="28"/>
        </w:rPr>
        <w:t>Interconnection:</w:t>
      </w:r>
      <w:r>
        <w:rPr>
          <w:sz w:val="28"/>
          <w:szCs w:val="28"/>
        </w:rPr>
        <w:br/>
        <w:t>Linked with appointment booking and doctor profile modules.</w:t>
      </w:r>
    </w:p>
    <w:p w14:paraId="7FFA0323" w14:textId="77777777" w:rsidR="00126C32" w:rsidRPr="00FE7004" w:rsidRDefault="00126C32" w:rsidP="00126C32">
      <w:pPr>
        <w:spacing w:line="278" w:lineRule="auto"/>
        <w:jc w:val="left"/>
        <w:rPr>
          <w:b/>
          <w:bCs/>
          <w:sz w:val="28"/>
          <w:szCs w:val="28"/>
        </w:rPr>
      </w:pPr>
      <w:r>
        <w:rPr>
          <w:b/>
          <w:bCs/>
          <w:sz w:val="28"/>
          <w:szCs w:val="28"/>
        </w:rPr>
        <w:t>4.Appointment Booking Module</w:t>
      </w:r>
    </w:p>
    <w:p w14:paraId="35574296" w14:textId="77777777" w:rsidR="00126C32" w:rsidRPr="00FE7004" w:rsidRDefault="00126C32" w:rsidP="00126C32">
      <w:pPr>
        <w:spacing w:line="278" w:lineRule="auto"/>
        <w:jc w:val="left"/>
        <w:rPr>
          <w:sz w:val="28"/>
          <w:szCs w:val="28"/>
        </w:rPr>
      </w:pPr>
      <w:r>
        <w:rPr>
          <w:b/>
          <w:bCs/>
          <w:sz w:val="28"/>
          <w:szCs w:val="28"/>
        </w:rPr>
        <w:t>Purpose:</w:t>
      </w:r>
      <w:r>
        <w:rPr>
          <w:sz w:val="28"/>
          <w:szCs w:val="28"/>
        </w:rPr>
        <w:br/>
        <w:t>Allows users to schedule sessions easily.</w:t>
      </w:r>
    </w:p>
    <w:p w14:paraId="6FA24B7B" w14:textId="77777777" w:rsidR="00126C32" w:rsidRPr="00FE7004" w:rsidRDefault="00126C32" w:rsidP="00126C32">
      <w:pPr>
        <w:spacing w:line="278" w:lineRule="auto"/>
        <w:jc w:val="left"/>
        <w:rPr>
          <w:sz w:val="28"/>
          <w:szCs w:val="28"/>
        </w:rPr>
      </w:pPr>
      <w:r>
        <w:rPr>
          <w:b/>
          <w:bCs/>
          <w:sz w:val="28"/>
          <w:szCs w:val="28"/>
        </w:rPr>
        <w:t>Key Features:</w:t>
      </w:r>
      <w:r>
        <w:rPr>
          <w:sz w:val="28"/>
          <w:szCs w:val="28"/>
        </w:rPr>
        <w:br/>
        <w:t>o Online and in-clinic appointment booking</w:t>
      </w:r>
      <w:r>
        <w:rPr>
          <w:sz w:val="28"/>
          <w:szCs w:val="28"/>
        </w:rPr>
        <w:br/>
        <w:t>o Real-time availability checking</w:t>
      </w:r>
      <w:r>
        <w:rPr>
          <w:sz w:val="28"/>
          <w:szCs w:val="28"/>
        </w:rPr>
        <w:br/>
        <w:t>o Booking confirmation</w:t>
      </w:r>
    </w:p>
    <w:p w14:paraId="4036A977" w14:textId="77777777" w:rsidR="00126C32" w:rsidRPr="00FE7004" w:rsidRDefault="00126C32" w:rsidP="00126C32">
      <w:pPr>
        <w:spacing w:line="278" w:lineRule="auto"/>
        <w:jc w:val="left"/>
        <w:rPr>
          <w:sz w:val="28"/>
          <w:szCs w:val="28"/>
        </w:rPr>
      </w:pPr>
      <w:r>
        <w:rPr>
          <w:b/>
          <w:bCs/>
          <w:sz w:val="28"/>
          <w:szCs w:val="28"/>
        </w:rPr>
        <w:t>• Implementation:</w:t>
      </w:r>
      <w:r>
        <w:rPr>
          <w:sz w:val="28"/>
          <w:szCs w:val="28"/>
        </w:rPr>
        <w:br/>
        <w:t>Handled through backend APIs and displayed via interactive React components.</w:t>
      </w:r>
    </w:p>
    <w:p w14:paraId="0C1016C5" w14:textId="77777777" w:rsidR="00126C32" w:rsidRPr="00FE7004" w:rsidRDefault="00126C32" w:rsidP="00126C32">
      <w:pPr>
        <w:spacing w:line="278" w:lineRule="auto"/>
        <w:jc w:val="left"/>
        <w:rPr>
          <w:sz w:val="28"/>
          <w:szCs w:val="28"/>
        </w:rPr>
      </w:pPr>
      <w:r>
        <w:rPr>
          <w:b/>
          <w:bCs/>
          <w:sz w:val="28"/>
          <w:szCs w:val="28"/>
        </w:rPr>
        <w:lastRenderedPageBreak/>
        <w:t>• Interconnection:</w:t>
      </w:r>
      <w:r>
        <w:rPr>
          <w:sz w:val="28"/>
          <w:szCs w:val="28"/>
        </w:rPr>
        <w:br/>
        <w:t>Linked with doctor profiles, payments, and notifications.</w:t>
      </w:r>
    </w:p>
    <w:p w14:paraId="6046438E" w14:textId="77777777" w:rsidR="00126C32" w:rsidRPr="00780451" w:rsidRDefault="00B427BD" w:rsidP="00780451">
      <w:pPr>
        <w:spacing w:line="278" w:lineRule="auto"/>
        <w:jc w:val="left"/>
        <w:rPr>
          <w:sz w:val="28"/>
          <w:szCs w:val="28"/>
        </w:rPr>
      </w:pPr>
      <w:r>
        <w:rPr>
          <w:b/>
          <w:bCs/>
          <w:sz w:val="28"/>
          <w:szCs w:val="28"/>
        </w:rPr>
        <w:t>5.Payment &amp; Digital Prescription Module</w:t>
      </w:r>
    </w:p>
    <w:p w14:paraId="029A7D13" w14:textId="77777777" w:rsidR="00126C32" w:rsidRPr="00FE7004" w:rsidRDefault="00126C32" w:rsidP="00126C32">
      <w:pPr>
        <w:spacing w:line="278" w:lineRule="auto"/>
        <w:jc w:val="left"/>
        <w:rPr>
          <w:sz w:val="28"/>
          <w:szCs w:val="28"/>
        </w:rPr>
      </w:pPr>
      <w:r>
        <w:rPr>
          <w:b/>
          <w:bCs/>
          <w:sz w:val="28"/>
          <w:szCs w:val="28"/>
        </w:rPr>
        <w:t>Purpose:</w:t>
      </w:r>
      <w:r>
        <w:rPr>
          <w:sz w:val="28"/>
          <w:szCs w:val="28"/>
        </w:rPr>
        <w:br/>
        <w:t>Manages secure transactions and treatment documentation.</w:t>
      </w:r>
    </w:p>
    <w:p w14:paraId="7BBCF73F" w14:textId="77777777" w:rsidR="00126C32" w:rsidRPr="00FE7004" w:rsidRDefault="00126C32" w:rsidP="00126C32">
      <w:pPr>
        <w:spacing w:line="278" w:lineRule="auto"/>
        <w:jc w:val="left"/>
        <w:rPr>
          <w:sz w:val="28"/>
          <w:szCs w:val="28"/>
        </w:rPr>
      </w:pPr>
      <w:r>
        <w:rPr>
          <w:b/>
          <w:bCs/>
          <w:sz w:val="28"/>
          <w:szCs w:val="28"/>
        </w:rPr>
        <w:t>Key Features:</w:t>
      </w:r>
      <w:r>
        <w:rPr>
          <w:sz w:val="28"/>
          <w:szCs w:val="28"/>
        </w:rPr>
        <w:br/>
        <w:t>o Secure online payments</w:t>
      </w:r>
      <w:r>
        <w:rPr>
          <w:sz w:val="28"/>
          <w:szCs w:val="28"/>
        </w:rPr>
        <w:br/>
        <w:t>o Digital prescription generation (PDF format)</w:t>
      </w:r>
    </w:p>
    <w:p w14:paraId="1B6638AF" w14:textId="77777777" w:rsidR="00126C32" w:rsidRPr="00FE7004" w:rsidRDefault="00126C32" w:rsidP="00126C32">
      <w:pPr>
        <w:spacing w:line="278" w:lineRule="auto"/>
        <w:jc w:val="left"/>
        <w:rPr>
          <w:sz w:val="28"/>
          <w:szCs w:val="28"/>
        </w:rPr>
      </w:pPr>
      <w:r>
        <w:rPr>
          <w:b/>
          <w:bCs/>
          <w:sz w:val="28"/>
          <w:szCs w:val="28"/>
        </w:rPr>
        <w:t>Implementation:</w:t>
      </w:r>
      <w:r>
        <w:rPr>
          <w:sz w:val="28"/>
          <w:szCs w:val="28"/>
        </w:rPr>
        <w:br/>
        <w:t>Payment gateways are integrated into the backend, and prescriptions are generated and stored securely.</w:t>
      </w:r>
    </w:p>
    <w:p w14:paraId="3B99414E" w14:textId="77777777" w:rsidR="00126C32" w:rsidRPr="00FE7004" w:rsidRDefault="00126C32" w:rsidP="00126C32">
      <w:pPr>
        <w:spacing w:line="278" w:lineRule="auto"/>
        <w:jc w:val="left"/>
        <w:rPr>
          <w:sz w:val="28"/>
          <w:szCs w:val="28"/>
        </w:rPr>
      </w:pPr>
      <w:r>
        <w:rPr>
          <w:b/>
          <w:bCs/>
          <w:sz w:val="28"/>
          <w:szCs w:val="28"/>
        </w:rPr>
        <w:t>Interconnection:</w:t>
      </w:r>
      <w:r>
        <w:rPr>
          <w:sz w:val="28"/>
          <w:szCs w:val="28"/>
        </w:rPr>
        <w:br/>
        <w:t>Connected with appointment and medical record modules.</w:t>
      </w:r>
    </w:p>
    <w:p w14:paraId="016B1BDD" w14:textId="77777777" w:rsidR="00B427BD" w:rsidRPr="00FE7004" w:rsidRDefault="00B427BD" w:rsidP="00B427BD">
      <w:pPr>
        <w:spacing w:line="278" w:lineRule="auto"/>
        <w:jc w:val="left"/>
        <w:rPr>
          <w:b/>
          <w:bCs/>
          <w:sz w:val="28"/>
          <w:szCs w:val="28"/>
          <w:lang w:bidi="ar-EG"/>
        </w:rPr>
      </w:pPr>
      <w:r>
        <w:rPr>
          <w:b/>
          <w:bCs/>
          <w:sz w:val="28"/>
          <w:szCs w:val="28"/>
          <w:lang w:bidi="ar-EG"/>
        </w:rPr>
        <w:t>6.Medical Record Module</w:t>
      </w:r>
    </w:p>
    <w:p w14:paraId="0518AE8D" w14:textId="77777777" w:rsidR="00B427BD" w:rsidRPr="00FE7004" w:rsidRDefault="00B427BD" w:rsidP="00B427BD">
      <w:pPr>
        <w:spacing w:line="278" w:lineRule="auto"/>
        <w:jc w:val="left"/>
        <w:rPr>
          <w:sz w:val="28"/>
          <w:szCs w:val="28"/>
          <w:lang w:bidi="ar-EG"/>
        </w:rPr>
      </w:pPr>
      <w:r>
        <w:rPr>
          <w:b/>
          <w:bCs/>
          <w:sz w:val="28"/>
          <w:szCs w:val="28"/>
          <w:lang w:bidi="ar-EG"/>
        </w:rPr>
        <w:t>Purpose</w:t>
      </w:r>
      <w:r>
        <w:rPr>
          <w:sz w:val="28"/>
          <w:szCs w:val="28"/>
          <w:lang w:bidi="ar-EG"/>
        </w:rPr>
        <w:t>:</w:t>
      </w:r>
      <w:r>
        <w:rPr>
          <w:sz w:val="28"/>
          <w:szCs w:val="28"/>
          <w:lang w:bidi="ar-EG"/>
        </w:rPr>
        <w:br/>
        <w:t>Stores and tracks the user’s mental health journey.</w:t>
      </w:r>
    </w:p>
    <w:p w14:paraId="1EED12B8" w14:textId="77777777" w:rsidR="00B427BD" w:rsidRPr="00FE7004" w:rsidRDefault="00B427BD" w:rsidP="00B427BD">
      <w:pPr>
        <w:spacing w:line="278" w:lineRule="auto"/>
        <w:jc w:val="left"/>
        <w:rPr>
          <w:sz w:val="28"/>
          <w:szCs w:val="28"/>
          <w:lang w:bidi="ar-EG"/>
        </w:rPr>
      </w:pPr>
      <w:r>
        <w:rPr>
          <w:b/>
          <w:bCs/>
          <w:sz w:val="28"/>
          <w:szCs w:val="28"/>
          <w:lang w:bidi="ar-EG"/>
        </w:rPr>
        <w:t>Key Features:</w:t>
      </w:r>
      <w:r>
        <w:rPr>
          <w:sz w:val="28"/>
          <w:szCs w:val="28"/>
          <w:lang w:bidi="ar-EG"/>
        </w:rPr>
        <w:br/>
        <w:t>o Saved AI reports</w:t>
      </w:r>
      <w:r>
        <w:rPr>
          <w:sz w:val="28"/>
          <w:szCs w:val="28"/>
          <w:lang w:bidi="ar-EG"/>
        </w:rPr>
        <w:br/>
        <w:t>o Session history</w:t>
      </w:r>
      <w:r>
        <w:rPr>
          <w:sz w:val="28"/>
          <w:szCs w:val="28"/>
          <w:lang w:bidi="ar-EG"/>
        </w:rPr>
        <w:br/>
      </w:r>
      <w:proofErr w:type="spellStart"/>
      <w:r>
        <w:rPr>
          <w:sz w:val="28"/>
          <w:szCs w:val="28"/>
          <w:lang w:bidi="ar-EG"/>
        </w:rPr>
        <w:t>o</w:t>
      </w:r>
      <w:proofErr w:type="spellEnd"/>
      <w:r>
        <w:rPr>
          <w:sz w:val="28"/>
          <w:szCs w:val="28"/>
          <w:lang w:bidi="ar-EG"/>
        </w:rPr>
        <w:t xml:space="preserve"> Prescriptions and follow-up notes</w:t>
      </w:r>
    </w:p>
    <w:p w14:paraId="07F3E45D" w14:textId="77777777" w:rsidR="00B427BD" w:rsidRPr="00FE7004" w:rsidRDefault="00B427BD" w:rsidP="00B427BD">
      <w:pPr>
        <w:spacing w:line="278" w:lineRule="auto"/>
        <w:jc w:val="left"/>
        <w:rPr>
          <w:sz w:val="28"/>
          <w:szCs w:val="28"/>
          <w:lang w:bidi="ar-EG"/>
        </w:rPr>
      </w:pPr>
      <w:r>
        <w:rPr>
          <w:b/>
          <w:bCs/>
          <w:sz w:val="28"/>
          <w:szCs w:val="28"/>
          <w:lang w:bidi="ar-EG"/>
        </w:rPr>
        <w:t>Implementation:</w:t>
      </w:r>
      <w:r>
        <w:rPr>
          <w:sz w:val="28"/>
          <w:szCs w:val="28"/>
          <w:lang w:bidi="ar-EG"/>
        </w:rPr>
        <w:br/>
        <w:t>Stored in the database with strict access control.</w:t>
      </w:r>
    </w:p>
    <w:p w14:paraId="328C6ADD" w14:textId="77777777" w:rsidR="00B427BD" w:rsidRPr="00FE7004" w:rsidRDefault="00B427BD" w:rsidP="00B427BD">
      <w:pPr>
        <w:spacing w:line="278" w:lineRule="auto"/>
        <w:jc w:val="left"/>
        <w:rPr>
          <w:sz w:val="28"/>
          <w:szCs w:val="28"/>
          <w:lang w:bidi="ar-EG"/>
        </w:rPr>
      </w:pPr>
      <w:r>
        <w:rPr>
          <w:b/>
          <w:bCs/>
          <w:sz w:val="28"/>
          <w:szCs w:val="28"/>
          <w:lang w:bidi="ar-EG"/>
        </w:rPr>
        <w:t>Interconnection:</w:t>
      </w:r>
      <w:r>
        <w:rPr>
          <w:sz w:val="28"/>
          <w:szCs w:val="28"/>
          <w:lang w:bidi="ar-EG"/>
        </w:rPr>
        <w:br/>
        <w:t>Accessible by both patients and authorized doctors.</w:t>
      </w:r>
    </w:p>
    <w:p w14:paraId="4FEC5C6A" w14:textId="77777777" w:rsidR="00B427BD" w:rsidRPr="00FE7004" w:rsidRDefault="00B427BD" w:rsidP="00126C32">
      <w:pPr>
        <w:spacing w:line="278" w:lineRule="auto"/>
        <w:jc w:val="left"/>
        <w:rPr>
          <w:sz w:val="28"/>
          <w:szCs w:val="28"/>
          <w:rtl/>
          <w:lang w:bidi="ar-EG"/>
        </w:rPr>
      </w:pPr>
    </w:p>
    <w:p w14:paraId="39A23293" w14:textId="77777777" w:rsidR="00350013" w:rsidRPr="00FE7004" w:rsidRDefault="00350013">
      <w:pPr>
        <w:spacing w:line="278" w:lineRule="auto"/>
        <w:jc w:val="left"/>
        <w:rPr>
          <w:sz w:val="28"/>
          <w:szCs w:val="28"/>
        </w:rPr>
      </w:pPr>
      <w:r>
        <w:rPr>
          <w:sz w:val="28"/>
          <w:szCs w:val="28"/>
        </w:rPr>
        <w:br w:type="page"/>
      </w:r>
    </w:p>
    <w:p w14:paraId="1E7B0E51" w14:textId="77777777" w:rsidR="00780451" w:rsidRDefault="00B427BD" w:rsidP="00780451">
      <w:pPr>
        <w:pStyle w:val="Heading1"/>
        <w:rPr>
          <w:sz w:val="28"/>
          <w:szCs w:val="28"/>
        </w:rPr>
      </w:pPr>
      <w:r>
        <w:rPr>
          <w:color w:val="2F5496" w:themeColor="accent1" w:themeShade="BF"/>
          <w:sz w:val="28"/>
          <w:szCs w:val="28"/>
        </w:rPr>
        <w:lastRenderedPageBreak/>
        <w:t xml:space="preserve">4.3 Challenges Faced </w:t>
      </w:r>
      <w:bookmarkStart w:id="13" w:name="OLE_LINK11"/>
      <w:r>
        <w:rPr>
          <w:color w:val="2F5496" w:themeColor="accent1" w:themeShade="BF"/>
          <w:sz w:val="28"/>
          <w:szCs w:val="28"/>
        </w:rPr>
        <w:t>and How They Were Resolved</w:t>
      </w:r>
      <w:bookmarkEnd w:id="13"/>
    </w:p>
    <w:p w14:paraId="71E0F5E4" w14:textId="77777777" w:rsidR="00B427BD" w:rsidRPr="00780451" w:rsidRDefault="00B427BD" w:rsidP="00780451">
      <w:pPr>
        <w:pStyle w:val="Heading1"/>
        <w:rPr>
          <w:sz w:val="28"/>
          <w:szCs w:val="28"/>
        </w:rPr>
      </w:pPr>
      <w:r>
        <w:rPr>
          <w:sz w:val="28"/>
          <w:szCs w:val="28"/>
        </w:rPr>
        <w:t>Issue:</w:t>
      </w:r>
      <w:r>
        <w:rPr>
          <w:b w:val="0"/>
          <w:bCs/>
          <w:sz w:val="28"/>
          <w:szCs w:val="28"/>
        </w:rPr>
        <w:t xml:space="preserve"> AI accuracy in mental health assessment ensuring reliable interpretation of user inputs and emotional cues.</w:t>
      </w:r>
      <w:r>
        <w:rPr>
          <w:b w:val="0"/>
          <w:bCs/>
          <w:sz w:val="28"/>
          <w:szCs w:val="28"/>
        </w:rPr>
        <w:br/>
      </w:r>
      <w:r>
        <w:rPr>
          <w:sz w:val="28"/>
          <w:szCs w:val="28"/>
        </w:rPr>
        <w:t>Solution:</w:t>
      </w:r>
      <w:r>
        <w:rPr>
          <w:b w:val="0"/>
          <w:bCs/>
          <w:sz w:val="28"/>
          <w:szCs w:val="28"/>
        </w:rPr>
        <w:t xml:space="preserve"> Trained AI on diverse datasets and continuously validated predictions to improve reliability.</w:t>
      </w:r>
    </w:p>
    <w:p w14:paraId="5E461C12" w14:textId="77777777" w:rsidR="00B427BD" w:rsidRPr="00FE7004" w:rsidRDefault="00B427BD" w:rsidP="00B427BD">
      <w:pPr>
        <w:pStyle w:val="Heading1"/>
        <w:rPr>
          <w:b w:val="0"/>
          <w:bCs/>
          <w:sz w:val="28"/>
          <w:szCs w:val="28"/>
        </w:rPr>
      </w:pPr>
      <w:r>
        <w:rPr>
          <w:sz w:val="28"/>
          <w:szCs w:val="28"/>
        </w:rPr>
        <w:t>Issue:</w:t>
      </w:r>
      <w:r>
        <w:rPr>
          <w:b w:val="0"/>
          <w:bCs/>
          <w:sz w:val="28"/>
          <w:szCs w:val="28"/>
        </w:rPr>
        <w:t xml:space="preserve"> Detecting facial expressions and emotions via the virtual AI robot variability in user expressions caused inaccuracies.</w:t>
      </w:r>
      <w:r>
        <w:rPr>
          <w:b w:val="0"/>
          <w:bCs/>
          <w:sz w:val="28"/>
          <w:szCs w:val="28"/>
        </w:rPr>
        <w:br/>
      </w:r>
      <w:r>
        <w:rPr>
          <w:sz w:val="28"/>
          <w:szCs w:val="28"/>
        </w:rPr>
        <w:t>Solution:</w:t>
      </w:r>
      <w:r>
        <w:rPr>
          <w:b w:val="0"/>
          <w:bCs/>
          <w:sz w:val="28"/>
          <w:szCs w:val="28"/>
        </w:rPr>
        <w:t xml:space="preserve"> Applied advanced image processing techniques and tested across multiple scenarios to enhance detection.</w:t>
      </w:r>
    </w:p>
    <w:p w14:paraId="42AFBC46" w14:textId="77777777" w:rsidR="00780451" w:rsidRDefault="00B427BD" w:rsidP="00780451">
      <w:pPr>
        <w:pStyle w:val="Heading1"/>
        <w:rPr>
          <w:b w:val="0"/>
          <w:bCs/>
          <w:sz w:val="28"/>
          <w:szCs w:val="28"/>
        </w:rPr>
      </w:pPr>
      <w:r>
        <w:rPr>
          <w:sz w:val="28"/>
          <w:szCs w:val="28"/>
        </w:rPr>
        <w:t>Issue:</w:t>
      </w:r>
      <w:r>
        <w:rPr>
          <w:b w:val="0"/>
          <w:bCs/>
          <w:sz w:val="28"/>
          <w:szCs w:val="28"/>
        </w:rPr>
        <w:t xml:space="preserve"> Secure online payments – ensuring safe handling of user financial data.</w:t>
      </w:r>
      <w:r>
        <w:rPr>
          <w:b w:val="0"/>
          <w:bCs/>
          <w:sz w:val="28"/>
          <w:szCs w:val="28"/>
        </w:rPr>
        <w:br/>
      </w:r>
      <w:r>
        <w:rPr>
          <w:sz w:val="28"/>
          <w:szCs w:val="28"/>
        </w:rPr>
        <w:t>Solution:</w:t>
      </w:r>
      <w:r>
        <w:rPr>
          <w:b w:val="0"/>
          <w:bCs/>
          <w:sz w:val="28"/>
          <w:szCs w:val="28"/>
        </w:rPr>
        <w:t xml:space="preserve"> Integrated trusted payment gateways like Stripe and used encryption standards for protection.</w:t>
      </w:r>
    </w:p>
    <w:p w14:paraId="6AD6AC2F" w14:textId="77777777" w:rsidR="00B427BD" w:rsidRPr="00FE7004" w:rsidRDefault="00B427BD" w:rsidP="00780451">
      <w:pPr>
        <w:pStyle w:val="Heading1"/>
        <w:rPr>
          <w:b w:val="0"/>
          <w:bCs/>
          <w:sz w:val="28"/>
          <w:szCs w:val="28"/>
          <w:rtl/>
        </w:rPr>
      </w:pPr>
      <w:r>
        <w:rPr>
          <w:sz w:val="28"/>
          <w:szCs w:val="28"/>
        </w:rPr>
        <w:t>Issue:</w:t>
      </w:r>
      <w:r>
        <w:rPr>
          <w:b w:val="0"/>
          <w:bCs/>
          <w:sz w:val="28"/>
          <w:szCs w:val="28"/>
        </w:rPr>
        <w:t xml:space="preserve"> Privacy and data security safeguarding sensitive mental health information.</w:t>
      </w:r>
      <w:r>
        <w:rPr>
          <w:b w:val="0"/>
          <w:bCs/>
          <w:sz w:val="28"/>
          <w:szCs w:val="28"/>
        </w:rPr>
        <w:br/>
      </w:r>
      <w:r>
        <w:rPr>
          <w:sz w:val="28"/>
          <w:szCs w:val="28"/>
        </w:rPr>
        <w:t>Solution:</w:t>
      </w:r>
      <w:r>
        <w:rPr>
          <w:b w:val="0"/>
          <w:bCs/>
          <w:sz w:val="28"/>
          <w:szCs w:val="28"/>
        </w:rPr>
        <w:t xml:space="preserve"> Implemented encrypted databases, role-based access control</w:t>
      </w:r>
    </w:p>
    <w:p w14:paraId="48987059" w14:textId="77777777" w:rsidR="00780451" w:rsidRDefault="0091393D" w:rsidP="00780451">
      <w:pPr>
        <w:pStyle w:val="Heading1"/>
        <w:rPr>
          <w:sz w:val="28"/>
          <w:szCs w:val="28"/>
        </w:rPr>
      </w:pPr>
      <w:r>
        <w:rPr>
          <w:color w:val="2F5496" w:themeColor="accent1" w:themeShade="BF"/>
          <w:sz w:val="28"/>
          <w:szCs w:val="28"/>
        </w:rPr>
        <w:t>Screenshot of the main functions:</w:t>
      </w:r>
    </w:p>
    <w:p w14:paraId="1B1AE81E" w14:textId="77777777" w:rsidR="00350013" w:rsidRPr="00FE7004" w:rsidRDefault="0091393D" w:rsidP="00780451">
      <w:pPr>
        <w:pStyle w:val="Heading1"/>
        <w:rPr>
          <w:sz w:val="28"/>
          <w:szCs w:val="28"/>
        </w:rPr>
      </w:pPr>
      <w:r>
        <w:rPr>
          <w:sz w:val="28"/>
          <w:szCs w:val="28"/>
        </w:rPr>
        <w:t>Home Page (UI/UX)</w:t>
      </w:r>
      <w:r>
        <w:rPr>
          <w:noProof/>
          <w:sz w:val="28"/>
          <w:szCs w:val="28"/>
        </w:rPr>
        <w:drawing>
          <wp:inline distT="0" distB="0" distL="0" distR="0" wp14:anchorId="69F6685D" wp14:editId="2138924C">
            <wp:extent cx="5756564" cy="1633220"/>
            <wp:effectExtent l="0" t="0" r="0" b="5080"/>
            <wp:docPr id="1547051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804512" cy="1646824"/>
                    </a:xfrm>
                    <a:prstGeom prst="rect">
                      <a:avLst/>
                    </a:prstGeom>
                    <a:noFill/>
                    <a:ln>
                      <a:noFill/>
                    </a:ln>
                  </pic:spPr>
                </pic:pic>
              </a:graphicData>
            </a:graphic>
          </wp:inline>
        </w:drawing>
      </w:r>
      <w:r>
        <w:rPr>
          <w:sz w:val="28"/>
          <w:szCs w:val="28"/>
        </w:rPr>
        <w:br w:type="page"/>
      </w:r>
    </w:p>
    <w:p w14:paraId="72477BF2" w14:textId="77777777" w:rsidR="00AB4AFD" w:rsidRPr="00FE7004" w:rsidRDefault="00AB4AFD" w:rsidP="00ED7EDF">
      <w:pPr>
        <w:spacing w:line="278" w:lineRule="auto"/>
        <w:jc w:val="left"/>
        <w:rPr>
          <w:sz w:val="28"/>
          <w:szCs w:val="28"/>
          <w:rtl/>
        </w:rPr>
      </w:pPr>
      <w:r>
        <w:rPr>
          <w:rFonts w:hint="cs"/>
          <w:noProof/>
          <w:sz w:val="28"/>
          <w:szCs w:val="28"/>
          <w:lang w:bidi="ar-EG"/>
        </w:rPr>
        <w:lastRenderedPageBreak/>
        <w:drawing>
          <wp:inline distT="0" distB="0" distL="0" distR="0" wp14:anchorId="38D87E4D" wp14:editId="4D2C820D">
            <wp:extent cx="5936615" cy="4010660"/>
            <wp:effectExtent l="0" t="0" r="6985" b="8890"/>
            <wp:docPr id="8091473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6615" cy="4010660"/>
                    </a:xfrm>
                    <a:prstGeom prst="rect">
                      <a:avLst/>
                    </a:prstGeom>
                    <a:noFill/>
                    <a:ln>
                      <a:noFill/>
                    </a:ln>
                  </pic:spPr>
                </pic:pic>
              </a:graphicData>
            </a:graphic>
          </wp:inline>
        </w:drawing>
      </w:r>
    </w:p>
    <w:p w14:paraId="3B6AE3D5" w14:textId="77777777" w:rsidR="00AB4AFD" w:rsidRPr="00FE7004" w:rsidRDefault="00AB4AFD" w:rsidP="00AB4AFD">
      <w:pPr>
        <w:spacing w:line="278" w:lineRule="auto"/>
        <w:jc w:val="left"/>
        <w:rPr>
          <w:b/>
          <w:bCs/>
          <w:sz w:val="28"/>
          <w:szCs w:val="28"/>
          <w:rtl/>
        </w:rPr>
      </w:pPr>
    </w:p>
    <w:p w14:paraId="0EB33208" w14:textId="77777777" w:rsidR="00AB4AFD" w:rsidRPr="00FE7004" w:rsidRDefault="00AB4AFD" w:rsidP="00AB4AFD">
      <w:pPr>
        <w:spacing w:line="278" w:lineRule="auto"/>
        <w:jc w:val="left"/>
        <w:rPr>
          <w:sz w:val="28"/>
          <w:szCs w:val="28"/>
        </w:rPr>
      </w:pPr>
      <w:r>
        <w:rPr>
          <w:b/>
          <w:bCs/>
          <w:sz w:val="28"/>
          <w:szCs w:val="28"/>
        </w:rPr>
        <w:t>Home Page Description</w:t>
      </w:r>
      <w:r>
        <w:rPr>
          <w:sz w:val="28"/>
          <w:szCs w:val="28"/>
        </w:rPr>
        <w:br/>
        <w:t>Our home page is simple, clean, and user-friendly. It introduces the main parts of our digital mental health platform. There is a Blog Section where users can read informative articles about mental health, stress management, and self-care tips. An AI Assistant Tool provides quick guidance and mood insights based on user input.</w:t>
      </w:r>
    </w:p>
    <w:p w14:paraId="0B93139C" w14:textId="77777777" w:rsidR="00AB4AFD" w:rsidRPr="00FE7004" w:rsidRDefault="00AB4AFD" w:rsidP="00AB4AFD">
      <w:pPr>
        <w:spacing w:line="278" w:lineRule="auto"/>
        <w:jc w:val="left"/>
        <w:rPr>
          <w:sz w:val="28"/>
          <w:szCs w:val="28"/>
        </w:rPr>
      </w:pPr>
      <w:r>
        <w:rPr>
          <w:sz w:val="28"/>
          <w:szCs w:val="28"/>
        </w:rPr>
        <w:t xml:space="preserve">We also feature a </w:t>
      </w:r>
      <w:proofErr w:type="gramStart"/>
      <w:r>
        <w:rPr>
          <w:sz w:val="28"/>
          <w:szCs w:val="28"/>
        </w:rPr>
        <w:t>Top Rated</w:t>
      </w:r>
      <w:proofErr w:type="gramEnd"/>
      <w:r>
        <w:rPr>
          <w:sz w:val="28"/>
          <w:szCs w:val="28"/>
        </w:rPr>
        <w:t xml:space="preserve"> Therapists section, showing highly rated professionals with their photo, specialization, and average rating. Users can quickly book online or in-clinic appointments directly from these profiles. Availability and nearest appointments are displayed for faster access to care.</w:t>
      </w:r>
    </w:p>
    <w:p w14:paraId="2463EBB7" w14:textId="77777777" w:rsidR="00AB4AFD" w:rsidRPr="00FE7004" w:rsidRDefault="00AB4AFD" w:rsidP="00AB4AFD">
      <w:pPr>
        <w:spacing w:line="278" w:lineRule="auto"/>
        <w:jc w:val="left"/>
        <w:rPr>
          <w:sz w:val="28"/>
          <w:szCs w:val="28"/>
        </w:rPr>
      </w:pPr>
      <w:r>
        <w:rPr>
          <w:sz w:val="28"/>
          <w:szCs w:val="28"/>
        </w:rPr>
        <w:t>Additionally, there is a Community Forum where users can ask questions, share experiences, and support each other in a safe environment. The design uses soft, calming colors and is fully responsive, making it easy to navigate on desktops, tablets, or mobile devices.</w:t>
      </w:r>
    </w:p>
    <w:p w14:paraId="28568D1F" w14:textId="77777777" w:rsidR="00AB4AFD" w:rsidRPr="00FE7004" w:rsidRDefault="00AB4AFD" w:rsidP="00F54471">
      <w:pPr>
        <w:spacing w:line="278" w:lineRule="auto"/>
        <w:jc w:val="left"/>
        <w:rPr>
          <w:sz w:val="28"/>
          <w:szCs w:val="28"/>
          <w:rtl/>
        </w:rPr>
      </w:pPr>
      <w:r>
        <w:rPr>
          <w:sz w:val="28"/>
          <w:szCs w:val="28"/>
        </w:rPr>
        <w:br w:type="page"/>
      </w:r>
    </w:p>
    <w:p w14:paraId="1B70963C" w14:textId="77777777" w:rsidR="00AB4AFD" w:rsidRPr="00FE7004" w:rsidRDefault="00AB4AFD" w:rsidP="00AB4AFD">
      <w:pPr>
        <w:pStyle w:val="Heading1"/>
        <w:rPr>
          <w:sz w:val="28"/>
          <w:szCs w:val="28"/>
        </w:rPr>
      </w:pPr>
      <w:r>
        <w:rPr>
          <w:sz w:val="28"/>
          <w:szCs w:val="28"/>
        </w:rPr>
        <w:lastRenderedPageBreak/>
        <w:t xml:space="preserve">Login &amp; Sign Page </w:t>
      </w:r>
      <w:bookmarkStart w:id="14" w:name="OLE_LINK12"/>
      <w:r>
        <w:rPr>
          <w:sz w:val="28"/>
          <w:szCs w:val="28"/>
        </w:rPr>
        <w:t xml:space="preserve">(UI/UX) </w:t>
      </w:r>
      <w:bookmarkEnd w:id="14"/>
    </w:p>
    <w:p w14:paraId="49404992" w14:textId="77777777" w:rsidR="00F54471" w:rsidRPr="00FE7004" w:rsidRDefault="00F54471" w:rsidP="00F54471">
      <w:pPr>
        <w:pStyle w:val="Heading1"/>
        <w:rPr>
          <w:sz w:val="28"/>
          <w:szCs w:val="28"/>
          <w:rtl/>
        </w:rPr>
      </w:pPr>
      <w:r>
        <w:rPr>
          <w:rFonts w:hint="cs"/>
          <w:noProof/>
          <w:sz w:val="28"/>
          <w:szCs w:val="28"/>
          <w:lang w:bidi="ar-EG"/>
        </w:rPr>
        <w:drawing>
          <wp:inline distT="0" distB="0" distL="0" distR="0" wp14:anchorId="592BC946" wp14:editId="331A5D07">
            <wp:extent cx="5292436" cy="3921776"/>
            <wp:effectExtent l="0" t="0" r="3810" b="2540"/>
            <wp:docPr id="7530397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92436" cy="3921776"/>
                    </a:xfrm>
                    <a:prstGeom prst="rect">
                      <a:avLst/>
                    </a:prstGeom>
                    <a:noFill/>
                    <a:ln>
                      <a:noFill/>
                    </a:ln>
                  </pic:spPr>
                </pic:pic>
              </a:graphicData>
            </a:graphic>
          </wp:inline>
        </w:drawing>
      </w:r>
      <w:r>
        <w:rPr>
          <w:noProof/>
          <w:sz w:val="28"/>
          <w:szCs w:val="28"/>
        </w:rPr>
        <w:drawing>
          <wp:inline distT="0" distB="0" distL="0" distR="0" wp14:anchorId="2EE20C7E" wp14:editId="725796F4">
            <wp:extent cx="5306291" cy="3197381"/>
            <wp:effectExtent l="0" t="0" r="8890" b="3175"/>
            <wp:docPr id="18308377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16252" cy="3203383"/>
                    </a:xfrm>
                    <a:prstGeom prst="rect">
                      <a:avLst/>
                    </a:prstGeom>
                    <a:noFill/>
                    <a:ln>
                      <a:noFill/>
                    </a:ln>
                  </pic:spPr>
                </pic:pic>
              </a:graphicData>
            </a:graphic>
          </wp:inline>
        </w:drawing>
      </w:r>
    </w:p>
    <w:p w14:paraId="425354B5" w14:textId="77777777" w:rsidR="0087391E" w:rsidRPr="00FE7004" w:rsidRDefault="0087391E" w:rsidP="00BD74EA">
      <w:pPr>
        <w:pStyle w:val="NoSpacing"/>
        <w:spacing w:line="360" w:lineRule="auto"/>
        <w:rPr>
          <w:b/>
          <w:bCs/>
          <w:sz w:val="28"/>
          <w:szCs w:val="28"/>
        </w:rPr>
      </w:pPr>
      <w:r>
        <w:rPr>
          <w:sz w:val="28"/>
          <w:szCs w:val="28"/>
        </w:rPr>
        <w:lastRenderedPageBreak/>
        <w:br/>
      </w:r>
      <w:r>
        <w:rPr>
          <w:b/>
          <w:bCs/>
          <w:sz w:val="28"/>
          <w:szCs w:val="28"/>
        </w:rPr>
        <w:t>Login and Registration Description</w:t>
      </w:r>
    </w:p>
    <w:p w14:paraId="11E58876" w14:textId="77777777" w:rsidR="0087391E" w:rsidRPr="00FE7004" w:rsidRDefault="0087391E" w:rsidP="00BD74EA">
      <w:pPr>
        <w:pStyle w:val="NoSpacing"/>
        <w:spacing w:line="360" w:lineRule="auto"/>
        <w:rPr>
          <w:sz w:val="28"/>
          <w:szCs w:val="28"/>
        </w:rPr>
      </w:pPr>
      <w:r>
        <w:rPr>
          <w:sz w:val="28"/>
          <w:szCs w:val="28"/>
        </w:rPr>
        <w:t>The login and registration pages are simple, clear, and user-friendly. On the registration page, users can sign up using their email and create a password. They also select their user type (Patient or Doctor), gender, country, governorate, date of birth, and mobile number.</w:t>
      </w:r>
    </w:p>
    <w:p w14:paraId="2DB0CF24" w14:textId="77777777" w:rsidR="0087391E" w:rsidRPr="00FE7004" w:rsidRDefault="0087391E" w:rsidP="00BD74EA">
      <w:pPr>
        <w:pStyle w:val="NoSpacing"/>
        <w:spacing w:line="360" w:lineRule="auto"/>
        <w:rPr>
          <w:sz w:val="28"/>
          <w:szCs w:val="28"/>
        </w:rPr>
      </w:pPr>
      <w:r>
        <w:rPr>
          <w:sz w:val="28"/>
          <w:szCs w:val="28"/>
        </w:rPr>
        <w:t>The login page is straightforward with fields for email and password, plus a button to log in. Links allow users to switch easily between login and registration pages.</w:t>
      </w:r>
    </w:p>
    <w:p w14:paraId="73075B5C" w14:textId="77777777" w:rsidR="00780451" w:rsidRDefault="0087391E" w:rsidP="00780451">
      <w:pPr>
        <w:pStyle w:val="NoSpacing"/>
        <w:spacing w:line="360" w:lineRule="auto"/>
        <w:rPr>
          <w:sz w:val="28"/>
          <w:szCs w:val="28"/>
        </w:rPr>
      </w:pPr>
      <w:r>
        <w:rPr>
          <w:sz w:val="28"/>
          <w:szCs w:val="28"/>
        </w:rPr>
        <w:t>The design uses soft, calming colors and friendly visuals to create a welcoming environment. It is fully responsive, so users can access the platform easily on any device. The page emphasizes security and privacy, making signing up or logging in safe and stress-free.</w:t>
      </w:r>
    </w:p>
    <w:p w14:paraId="7C48DCF7" w14:textId="77777777" w:rsidR="00780451" w:rsidRDefault="003F5820" w:rsidP="00780451">
      <w:pPr>
        <w:pStyle w:val="NoSpacing"/>
        <w:spacing w:line="360" w:lineRule="auto"/>
        <w:rPr>
          <w:b/>
          <w:sz w:val="28"/>
          <w:szCs w:val="28"/>
        </w:rPr>
      </w:pPr>
      <w:r>
        <w:rPr>
          <w:b/>
          <w:bCs/>
          <w:sz w:val="28"/>
          <w:szCs w:val="28"/>
        </w:rPr>
        <w:t xml:space="preserve">Chatbot </w:t>
      </w:r>
    </w:p>
    <w:p w14:paraId="1251FC60" w14:textId="77777777" w:rsidR="00AB4AFD" w:rsidRPr="00FE7004" w:rsidRDefault="00CF6845" w:rsidP="00780451">
      <w:pPr>
        <w:pStyle w:val="NoSpacing"/>
        <w:spacing w:line="360" w:lineRule="auto"/>
        <w:rPr>
          <w:sz w:val="28"/>
          <w:szCs w:val="28"/>
          <w:lang w:bidi="ar-EG"/>
        </w:rPr>
      </w:pPr>
      <w:r>
        <w:rPr>
          <w:noProof/>
          <w:sz w:val="28"/>
          <w:szCs w:val="28"/>
        </w:rPr>
        <w:drawing>
          <wp:inline distT="0" distB="0" distL="0" distR="0" wp14:anchorId="5A77BF91" wp14:editId="416BC210">
            <wp:extent cx="5770418" cy="3955415"/>
            <wp:effectExtent l="0" t="0" r="1905" b="6985"/>
            <wp:docPr id="12547370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44532" cy="4006218"/>
                    </a:xfrm>
                    <a:prstGeom prst="rect">
                      <a:avLst/>
                    </a:prstGeom>
                    <a:noFill/>
                    <a:ln>
                      <a:noFill/>
                    </a:ln>
                  </pic:spPr>
                </pic:pic>
              </a:graphicData>
            </a:graphic>
          </wp:inline>
        </w:drawing>
      </w:r>
    </w:p>
    <w:p w14:paraId="6E4BA01A" w14:textId="77777777" w:rsidR="00CF6845" w:rsidRPr="00FE7004" w:rsidRDefault="00CF6845">
      <w:pPr>
        <w:spacing w:line="278" w:lineRule="auto"/>
        <w:jc w:val="left"/>
        <w:rPr>
          <w:sz w:val="28"/>
          <w:szCs w:val="28"/>
          <w:rtl/>
        </w:rPr>
      </w:pPr>
    </w:p>
    <w:p w14:paraId="6649EC3F" w14:textId="77777777" w:rsidR="00CD5028" w:rsidRDefault="00CD5028">
      <w:pPr>
        <w:spacing w:line="278" w:lineRule="auto"/>
        <w:jc w:val="left"/>
        <w:rPr>
          <w:noProof/>
          <w:sz w:val="28"/>
          <w:szCs w:val="28"/>
        </w:rPr>
      </w:pPr>
      <w:r>
        <w:rPr>
          <w:noProof/>
          <w:sz w:val="28"/>
          <w:szCs w:val="28"/>
        </w:rPr>
        <w:drawing>
          <wp:anchor distT="0" distB="0" distL="114300" distR="114300" simplePos="0" relativeHeight="251659264" behindDoc="1" locked="0" layoutInCell="1" allowOverlap="1" wp14:anchorId="50D38378" wp14:editId="04DD72F7">
            <wp:simplePos x="0" y="0"/>
            <wp:positionH relativeFrom="column">
              <wp:posOffset>-651164</wp:posOffset>
            </wp:positionH>
            <wp:positionV relativeFrom="paragraph">
              <wp:posOffset>340418</wp:posOffset>
            </wp:positionV>
            <wp:extent cx="7204075" cy="7204363"/>
            <wp:effectExtent l="0" t="0" r="0" b="0"/>
            <wp:wrapNone/>
            <wp:docPr id="10649744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223575" cy="7223864"/>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28"/>
          <w:szCs w:val="28"/>
        </w:rPr>
        <w:t>Virtual AI Robot</w:t>
      </w:r>
      <w:r>
        <w:rPr>
          <w:noProof/>
          <w:sz w:val="28"/>
          <w:szCs w:val="28"/>
        </w:rPr>
        <w:t xml:space="preserve"> </w:t>
      </w:r>
    </w:p>
    <w:p w14:paraId="3CF90ED2" w14:textId="77777777" w:rsidR="00CF6845" w:rsidRPr="00FE7004" w:rsidRDefault="00CF6845">
      <w:pPr>
        <w:spacing w:line="278" w:lineRule="auto"/>
        <w:jc w:val="left"/>
        <w:rPr>
          <w:sz w:val="28"/>
          <w:szCs w:val="28"/>
          <w:rtl/>
        </w:rPr>
      </w:pPr>
    </w:p>
    <w:p w14:paraId="39BA5147" w14:textId="77777777" w:rsidR="00AB4AFD" w:rsidRPr="00FE7004" w:rsidRDefault="00AB4AFD">
      <w:pPr>
        <w:spacing w:line="278" w:lineRule="auto"/>
        <w:jc w:val="left"/>
        <w:rPr>
          <w:sz w:val="28"/>
          <w:szCs w:val="28"/>
        </w:rPr>
      </w:pPr>
      <w:r>
        <w:rPr>
          <w:sz w:val="28"/>
          <w:szCs w:val="28"/>
        </w:rPr>
        <w:br w:type="page"/>
      </w:r>
    </w:p>
    <w:p w14:paraId="3BCCD31B" w14:textId="77777777" w:rsidR="00AB4AFD" w:rsidRPr="00FE7004" w:rsidRDefault="00AB4AFD" w:rsidP="00AB4AFD">
      <w:pPr>
        <w:spacing w:line="278" w:lineRule="auto"/>
        <w:jc w:val="left"/>
        <w:rPr>
          <w:sz w:val="28"/>
          <w:szCs w:val="28"/>
        </w:rPr>
      </w:pPr>
    </w:p>
    <w:p w14:paraId="3BCB8322" w14:textId="77777777" w:rsidR="00CF6845" w:rsidRPr="00FE7004" w:rsidRDefault="00CF6845" w:rsidP="00CF6845">
      <w:pPr>
        <w:spacing w:line="278" w:lineRule="auto"/>
        <w:jc w:val="left"/>
        <w:rPr>
          <w:sz w:val="28"/>
          <w:szCs w:val="28"/>
        </w:rPr>
      </w:pPr>
      <w:bookmarkStart w:id="15" w:name="OLE_LINK13"/>
      <w:r>
        <w:rPr>
          <w:b/>
          <w:bCs/>
          <w:sz w:val="28"/>
          <w:szCs w:val="28"/>
        </w:rPr>
        <w:t>Chatbot &amp; Virtual AI Robot</w:t>
      </w:r>
      <w:r>
        <w:rPr>
          <w:rFonts w:hint="cs"/>
          <w:b/>
          <w:bCs/>
          <w:sz w:val="28"/>
          <w:szCs w:val="28"/>
          <w:rtl/>
        </w:rPr>
        <w:t xml:space="preserve"> </w:t>
      </w:r>
      <w:bookmarkEnd w:id="15"/>
      <w:r>
        <w:rPr>
          <w:b/>
          <w:bCs/>
          <w:sz w:val="28"/>
          <w:szCs w:val="28"/>
        </w:rPr>
        <w:t>Description</w:t>
      </w:r>
    </w:p>
    <w:p w14:paraId="09727E68" w14:textId="77777777" w:rsidR="00CF6845" w:rsidRPr="00FE7004" w:rsidRDefault="00CF6845" w:rsidP="00CF6845">
      <w:pPr>
        <w:spacing w:line="278" w:lineRule="auto"/>
        <w:jc w:val="left"/>
        <w:rPr>
          <w:sz w:val="28"/>
          <w:szCs w:val="28"/>
        </w:rPr>
      </w:pPr>
      <w:r>
        <w:rPr>
          <w:sz w:val="28"/>
          <w:szCs w:val="28"/>
        </w:rPr>
        <w:t>This page allows patients to chat with a smart AI chatbot for an initial mental health assessment, helping them understand their mood and emotions quickly. For a more immersive experience, patients can interact live with a Virtual AI Robot that responds with voice and facial expressions, simulating a real therapy session.</w:t>
      </w:r>
    </w:p>
    <w:p w14:paraId="08680119" w14:textId="77777777" w:rsidR="00CF6845" w:rsidRPr="00FE7004" w:rsidRDefault="00CF6845" w:rsidP="00CF6845">
      <w:pPr>
        <w:spacing w:line="278" w:lineRule="auto"/>
        <w:jc w:val="left"/>
        <w:rPr>
          <w:sz w:val="28"/>
          <w:szCs w:val="28"/>
        </w:rPr>
      </w:pPr>
      <w:r>
        <w:rPr>
          <w:sz w:val="28"/>
          <w:szCs w:val="28"/>
        </w:rPr>
        <w:t>The system analyzes every interaction to generate a detailed psychological report, which is securely stored in the patient’s history for continuous follow-up. If the assessment indicates a serious condition, the platform recommends top-rated therapists nearby for timely intervention.</w:t>
      </w:r>
    </w:p>
    <w:p w14:paraId="18FEE118" w14:textId="77777777" w:rsidR="00AA4B84" w:rsidRPr="00FE7004" w:rsidRDefault="00AA4B84" w:rsidP="00CF6845">
      <w:pPr>
        <w:spacing w:line="278" w:lineRule="auto"/>
        <w:jc w:val="left"/>
        <w:rPr>
          <w:sz w:val="28"/>
          <w:szCs w:val="28"/>
        </w:rPr>
      </w:pPr>
      <w:r>
        <w:rPr>
          <w:sz w:val="28"/>
          <w:szCs w:val="28"/>
        </w:rPr>
        <w:t>Patients can also track their mood over time, access personalized self-help tips, and revisit past conversations anytime. The interface is friendly, intuitive, and fully responsive, making mental health support accessible, private, and stress-free for everyone, anytime, anywhere.</w:t>
      </w:r>
    </w:p>
    <w:p w14:paraId="050E145D" w14:textId="77777777" w:rsidR="003F5820" w:rsidRPr="00FE7004" w:rsidRDefault="003F5820" w:rsidP="00CD5028">
      <w:pPr>
        <w:spacing w:line="278" w:lineRule="auto"/>
        <w:jc w:val="left"/>
        <w:rPr>
          <w:sz w:val="28"/>
          <w:szCs w:val="28"/>
          <w:rtl/>
        </w:rPr>
      </w:pPr>
      <w:r>
        <w:rPr>
          <w:b/>
          <w:bCs/>
          <w:sz w:val="28"/>
          <w:szCs w:val="28"/>
        </w:rPr>
        <w:t>Doctor Profile Page</w:t>
      </w:r>
      <w:r>
        <w:rPr>
          <w:rFonts w:hint="cs"/>
          <w:b/>
          <w:bCs/>
          <w:sz w:val="28"/>
          <w:szCs w:val="28"/>
          <w:rtl/>
        </w:rPr>
        <w:t xml:space="preserve"> </w:t>
      </w:r>
      <w:bookmarkStart w:id="16" w:name="OLE_LINK15"/>
      <w:r>
        <w:rPr>
          <w:b/>
          <w:sz w:val="28"/>
          <w:szCs w:val="28"/>
        </w:rPr>
        <w:t>(UI/UX)</w:t>
      </w:r>
      <w:bookmarkEnd w:id="16"/>
    </w:p>
    <w:p w14:paraId="082FE192" w14:textId="77777777" w:rsidR="00AA4B84" w:rsidRPr="00FE7004" w:rsidRDefault="00AA4B84">
      <w:pPr>
        <w:spacing w:line="278" w:lineRule="auto"/>
        <w:jc w:val="left"/>
        <w:rPr>
          <w:sz w:val="28"/>
          <w:szCs w:val="28"/>
        </w:rPr>
      </w:pPr>
      <w:r>
        <w:rPr>
          <w:noProof/>
          <w:sz w:val="28"/>
          <w:szCs w:val="28"/>
        </w:rPr>
        <w:drawing>
          <wp:inline distT="0" distB="0" distL="0" distR="0" wp14:anchorId="74573C04" wp14:editId="2B8BB541">
            <wp:extent cx="5237018" cy="3731260"/>
            <wp:effectExtent l="0" t="0" r="1905" b="2540"/>
            <wp:docPr id="3777922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63468" cy="3750105"/>
                    </a:xfrm>
                    <a:prstGeom prst="rect">
                      <a:avLst/>
                    </a:prstGeom>
                    <a:noFill/>
                    <a:ln>
                      <a:noFill/>
                    </a:ln>
                  </pic:spPr>
                </pic:pic>
              </a:graphicData>
            </a:graphic>
          </wp:inline>
        </w:drawing>
      </w:r>
      <w:r>
        <w:rPr>
          <w:sz w:val="28"/>
          <w:szCs w:val="28"/>
        </w:rPr>
        <w:br w:type="page"/>
      </w:r>
    </w:p>
    <w:p w14:paraId="2FED50D7" w14:textId="77777777" w:rsidR="00AA4B84" w:rsidRPr="00FE7004" w:rsidRDefault="00AA4B84">
      <w:pPr>
        <w:spacing w:line="278" w:lineRule="auto"/>
        <w:jc w:val="left"/>
        <w:rPr>
          <w:sz w:val="28"/>
          <w:szCs w:val="28"/>
        </w:rPr>
      </w:pPr>
    </w:p>
    <w:p w14:paraId="3E4327CA" w14:textId="77777777" w:rsidR="00D36AE0" w:rsidRPr="00FE7004" w:rsidRDefault="00D36AE0" w:rsidP="00D36AE0">
      <w:pPr>
        <w:spacing w:line="278" w:lineRule="auto"/>
        <w:jc w:val="left"/>
        <w:rPr>
          <w:b/>
          <w:bCs/>
          <w:sz w:val="28"/>
          <w:szCs w:val="28"/>
        </w:rPr>
      </w:pPr>
      <w:r>
        <w:rPr>
          <w:b/>
          <w:bCs/>
          <w:sz w:val="28"/>
          <w:szCs w:val="28"/>
        </w:rPr>
        <w:t>Doctor Profile</w:t>
      </w:r>
      <w:r>
        <w:rPr>
          <w:rFonts w:hint="cs"/>
          <w:b/>
          <w:bCs/>
          <w:sz w:val="28"/>
          <w:szCs w:val="28"/>
          <w:rtl/>
        </w:rPr>
        <w:t xml:space="preserve"> </w:t>
      </w:r>
      <w:r>
        <w:rPr>
          <w:b/>
          <w:bCs/>
          <w:sz w:val="28"/>
          <w:szCs w:val="28"/>
        </w:rPr>
        <w:t>Description</w:t>
      </w:r>
    </w:p>
    <w:p w14:paraId="315A4880" w14:textId="77777777" w:rsidR="00D36AE0" w:rsidRPr="00FE7004" w:rsidRDefault="00D36AE0" w:rsidP="00D36AE0">
      <w:pPr>
        <w:spacing w:line="278" w:lineRule="auto"/>
        <w:jc w:val="left"/>
        <w:rPr>
          <w:sz w:val="28"/>
          <w:szCs w:val="28"/>
        </w:rPr>
      </w:pPr>
      <w:r>
        <w:rPr>
          <w:sz w:val="28"/>
          <w:szCs w:val="28"/>
        </w:rPr>
        <w:t>The doctor profile page gives patients a complete snapshot of the therapist. It shows the doctor’s photo, name, specialization, clinic address, and years of experience. Patients can see all available services, whether online or in-person, and check available appointment times.</w:t>
      </w:r>
    </w:p>
    <w:p w14:paraId="6F9C215A" w14:textId="77777777" w:rsidR="00D36AE0" w:rsidRPr="00FE7004" w:rsidRDefault="00D36AE0" w:rsidP="00D36AE0">
      <w:pPr>
        <w:spacing w:line="278" w:lineRule="auto"/>
        <w:jc w:val="left"/>
        <w:rPr>
          <w:sz w:val="28"/>
          <w:szCs w:val="28"/>
        </w:rPr>
      </w:pPr>
      <w:r>
        <w:rPr>
          <w:sz w:val="28"/>
          <w:szCs w:val="28"/>
        </w:rPr>
        <w:t>The page highlights ratings, reviews, and total feedback, helping patients choose confidently. Users can read anonymous patient comments for real insights into the doctor’s care style.</w:t>
      </w:r>
    </w:p>
    <w:p w14:paraId="53B86524" w14:textId="77777777" w:rsidR="00D36AE0" w:rsidRPr="00FE7004" w:rsidRDefault="00D36AE0" w:rsidP="00D36AE0">
      <w:pPr>
        <w:spacing w:line="278" w:lineRule="auto"/>
        <w:jc w:val="left"/>
        <w:rPr>
          <w:sz w:val="28"/>
          <w:szCs w:val="28"/>
        </w:rPr>
      </w:pPr>
      <w:r>
        <w:rPr>
          <w:sz w:val="28"/>
          <w:szCs w:val="28"/>
        </w:rPr>
        <w:t xml:space="preserve">A clear “Book Appointment” button lets patients schedule instantly, with options for online or offline sessions. Extra details like </w:t>
      </w:r>
      <w:proofErr w:type="gramStart"/>
      <w:r>
        <w:rPr>
          <w:sz w:val="28"/>
          <w:szCs w:val="28"/>
        </w:rPr>
        <w:t>certifications,</w:t>
      </w:r>
      <w:proofErr w:type="gramEnd"/>
      <w:r>
        <w:rPr>
          <w:sz w:val="28"/>
          <w:szCs w:val="28"/>
        </w:rPr>
        <w:t xml:space="preserve"> and special services are displayed to help users find the perfect match.</w:t>
      </w:r>
    </w:p>
    <w:p w14:paraId="640D0233" w14:textId="77777777" w:rsidR="00CD5028" w:rsidRDefault="00D36AE0" w:rsidP="00CD5028">
      <w:pPr>
        <w:spacing w:line="278" w:lineRule="auto"/>
        <w:jc w:val="left"/>
        <w:rPr>
          <w:b/>
          <w:bCs/>
          <w:sz w:val="28"/>
          <w:szCs w:val="28"/>
        </w:rPr>
      </w:pPr>
      <w:r>
        <w:rPr>
          <w:sz w:val="28"/>
          <w:szCs w:val="28"/>
        </w:rPr>
        <w:t>The layout is clean, user-friendly, and mobile-ready, making it easy for patients to explore, compare, and book without confusion. Every feature is designed to build trust and simplify access to mental health care.</w:t>
      </w:r>
    </w:p>
    <w:p w14:paraId="621A3C7C" w14:textId="77777777" w:rsidR="00D36AE0" w:rsidRDefault="003F5820" w:rsidP="00CD5028">
      <w:pPr>
        <w:spacing w:line="278" w:lineRule="auto"/>
        <w:jc w:val="left"/>
        <w:rPr>
          <w:sz w:val="28"/>
          <w:szCs w:val="28"/>
        </w:rPr>
      </w:pPr>
      <w:r>
        <w:rPr>
          <w:b/>
          <w:bCs/>
          <w:sz w:val="28"/>
          <w:szCs w:val="28"/>
        </w:rPr>
        <w:t xml:space="preserve">Appointment Booking Page </w:t>
      </w:r>
    </w:p>
    <w:p w14:paraId="238F58B6" w14:textId="77777777" w:rsidR="00CD5028" w:rsidRPr="00FE7004" w:rsidRDefault="00CD5028" w:rsidP="00CD5028">
      <w:pPr>
        <w:spacing w:line="278" w:lineRule="auto"/>
        <w:jc w:val="left"/>
        <w:rPr>
          <w:sz w:val="28"/>
          <w:szCs w:val="28"/>
        </w:rPr>
      </w:pPr>
      <w:r>
        <w:rPr>
          <w:noProof/>
          <w:sz w:val="28"/>
          <w:szCs w:val="28"/>
        </w:rPr>
        <w:drawing>
          <wp:inline distT="0" distB="0" distL="0" distR="0" wp14:anchorId="51C08400" wp14:editId="0DEFF552">
            <wp:extent cx="5631873" cy="3457190"/>
            <wp:effectExtent l="0" t="0" r="6985" b="0"/>
            <wp:docPr id="35846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69263" name=""/>
                    <pic:cNvPicPr/>
                  </pic:nvPicPr>
                  <pic:blipFill>
                    <a:blip r:embed="rId41"/>
                    <a:stretch>
                      <a:fillRect/>
                    </a:stretch>
                  </pic:blipFill>
                  <pic:spPr>
                    <a:xfrm>
                      <a:off x="0" y="0"/>
                      <a:ext cx="5639279" cy="3461736"/>
                    </a:xfrm>
                    <a:prstGeom prst="rect">
                      <a:avLst/>
                    </a:prstGeom>
                  </pic:spPr>
                </pic:pic>
              </a:graphicData>
            </a:graphic>
          </wp:inline>
        </w:drawing>
      </w:r>
    </w:p>
    <w:p w14:paraId="4D4AF4AA" w14:textId="77777777" w:rsidR="00D36AE0" w:rsidRPr="00FE7004" w:rsidRDefault="00D36AE0" w:rsidP="00D36AE0">
      <w:pPr>
        <w:spacing w:line="278" w:lineRule="auto"/>
        <w:jc w:val="left"/>
        <w:rPr>
          <w:sz w:val="28"/>
          <w:szCs w:val="28"/>
        </w:rPr>
      </w:pPr>
      <w:bookmarkStart w:id="17" w:name="OLE_LINK16"/>
      <w:r>
        <w:rPr>
          <w:b/>
          <w:bCs/>
          <w:sz w:val="28"/>
          <w:szCs w:val="28"/>
        </w:rPr>
        <w:lastRenderedPageBreak/>
        <w:t xml:space="preserve">Appointment Booking </w:t>
      </w:r>
      <w:bookmarkEnd w:id="17"/>
      <w:r>
        <w:rPr>
          <w:b/>
          <w:bCs/>
          <w:sz w:val="28"/>
          <w:szCs w:val="28"/>
        </w:rPr>
        <w:t>Description</w:t>
      </w:r>
    </w:p>
    <w:p w14:paraId="4F990096" w14:textId="77777777" w:rsidR="00D36AE0" w:rsidRPr="00FE7004" w:rsidRDefault="00D36AE0" w:rsidP="00D36AE0">
      <w:pPr>
        <w:spacing w:line="278" w:lineRule="auto"/>
        <w:jc w:val="left"/>
        <w:rPr>
          <w:sz w:val="28"/>
          <w:szCs w:val="28"/>
        </w:rPr>
      </w:pPr>
      <w:r>
        <w:rPr>
          <w:sz w:val="28"/>
          <w:szCs w:val="28"/>
        </w:rPr>
        <w:t>Patients can choose a doctor and view their available dates and times. Once they pick a slot, they select the session type online via video call or offline at the clinic.</w:t>
      </w:r>
    </w:p>
    <w:p w14:paraId="3BB86ABC" w14:textId="77777777" w:rsidR="00D36AE0" w:rsidRPr="00FE7004" w:rsidRDefault="00D36AE0" w:rsidP="00D36AE0">
      <w:pPr>
        <w:spacing w:line="278" w:lineRule="auto"/>
        <w:jc w:val="left"/>
        <w:rPr>
          <w:sz w:val="28"/>
          <w:szCs w:val="28"/>
        </w:rPr>
      </w:pPr>
      <w:r>
        <w:rPr>
          <w:sz w:val="28"/>
          <w:szCs w:val="28"/>
        </w:rPr>
        <w:t>After selecting the date, time, and type, patients click “Confirm Booking” to finalize the appointment. The system sends a notification to the doctor, who can review the request, approve it, or suggest changes.</w:t>
      </w:r>
    </w:p>
    <w:p w14:paraId="2CE38BE2" w14:textId="77777777" w:rsidR="00D36AE0" w:rsidRPr="00FE7004" w:rsidRDefault="00D36AE0" w:rsidP="00D36AE0">
      <w:pPr>
        <w:spacing w:line="278" w:lineRule="auto"/>
        <w:jc w:val="left"/>
        <w:rPr>
          <w:sz w:val="28"/>
          <w:szCs w:val="28"/>
        </w:rPr>
      </w:pPr>
      <w:r>
        <w:rPr>
          <w:sz w:val="28"/>
          <w:szCs w:val="28"/>
        </w:rPr>
        <w:t>All confirmed appointments are saved in the patient’s account and the doctor’s schedule, ensuring smooth coordination. Patients also receive reminders before the session, and the interface is easy to use on both desktop and mobile devices.</w:t>
      </w:r>
    </w:p>
    <w:p w14:paraId="307A31EC" w14:textId="77777777" w:rsidR="00D36AE0" w:rsidRPr="00FE7004" w:rsidRDefault="00D36AE0" w:rsidP="00D36AE0">
      <w:pPr>
        <w:spacing w:line="278" w:lineRule="auto"/>
        <w:jc w:val="left"/>
        <w:rPr>
          <w:sz w:val="28"/>
          <w:szCs w:val="28"/>
        </w:rPr>
      </w:pPr>
      <w:r>
        <w:rPr>
          <w:sz w:val="28"/>
          <w:szCs w:val="28"/>
        </w:rPr>
        <w:t>This setup ensures fast, secure, and flexible booking, giving patients full control while keeping doctors informed and organized.</w:t>
      </w:r>
    </w:p>
    <w:p w14:paraId="5AD9F5E3" w14:textId="77777777" w:rsidR="002241F3" w:rsidRPr="00CD5028" w:rsidRDefault="002241F3" w:rsidP="00CD5028">
      <w:pPr>
        <w:spacing w:line="278" w:lineRule="auto"/>
        <w:jc w:val="left"/>
        <w:rPr>
          <w:sz w:val="28"/>
          <w:szCs w:val="28"/>
          <w:rtl/>
        </w:rPr>
      </w:pPr>
      <w:bookmarkStart w:id="18" w:name="OLE_LINK9"/>
      <w:r>
        <w:rPr>
          <w:b/>
          <w:bCs/>
          <w:sz w:val="28"/>
          <w:szCs w:val="28"/>
        </w:rPr>
        <w:t>Payment Process Page (UI/UX)</w:t>
      </w:r>
    </w:p>
    <w:bookmarkEnd w:id="18"/>
    <w:p w14:paraId="76BAE66B" w14:textId="77777777" w:rsidR="00D36AE0" w:rsidRPr="00FE7004" w:rsidRDefault="002241F3">
      <w:pPr>
        <w:spacing w:line="278" w:lineRule="auto"/>
        <w:jc w:val="left"/>
        <w:rPr>
          <w:sz w:val="28"/>
          <w:szCs w:val="28"/>
        </w:rPr>
      </w:pPr>
      <w:r>
        <w:rPr>
          <w:noProof/>
          <w:sz w:val="28"/>
          <w:szCs w:val="28"/>
        </w:rPr>
        <w:drawing>
          <wp:inline distT="0" distB="0" distL="0" distR="0" wp14:anchorId="7DF31877" wp14:editId="05BAD0FA">
            <wp:extent cx="5465618" cy="4584821"/>
            <wp:effectExtent l="0" t="0" r="1905" b="6350"/>
            <wp:docPr id="35162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90688" cy="4605851"/>
                    </a:xfrm>
                    <a:prstGeom prst="rect">
                      <a:avLst/>
                    </a:prstGeom>
                    <a:noFill/>
                    <a:ln>
                      <a:noFill/>
                    </a:ln>
                  </pic:spPr>
                </pic:pic>
              </a:graphicData>
            </a:graphic>
          </wp:inline>
        </w:drawing>
      </w:r>
      <w:r>
        <w:rPr>
          <w:sz w:val="28"/>
          <w:szCs w:val="28"/>
        </w:rPr>
        <w:br w:type="page"/>
      </w:r>
    </w:p>
    <w:p w14:paraId="7B2698B8" w14:textId="77777777" w:rsidR="002241F3" w:rsidRPr="00FE7004" w:rsidRDefault="002241F3" w:rsidP="00CF6845">
      <w:pPr>
        <w:spacing w:line="278" w:lineRule="auto"/>
        <w:jc w:val="left"/>
        <w:rPr>
          <w:sz w:val="28"/>
          <w:szCs w:val="28"/>
        </w:rPr>
      </w:pPr>
    </w:p>
    <w:p w14:paraId="12BDC2CF" w14:textId="77777777" w:rsidR="002241F3" w:rsidRPr="00FE7004" w:rsidRDefault="002241F3" w:rsidP="002241F3">
      <w:pPr>
        <w:spacing w:line="278" w:lineRule="auto"/>
        <w:jc w:val="left"/>
        <w:rPr>
          <w:b/>
          <w:bCs/>
          <w:sz w:val="28"/>
          <w:szCs w:val="28"/>
        </w:rPr>
      </w:pPr>
      <w:r>
        <w:rPr>
          <w:b/>
          <w:bCs/>
          <w:sz w:val="28"/>
          <w:szCs w:val="28"/>
        </w:rPr>
        <w:t>Payment Process Description</w:t>
      </w:r>
    </w:p>
    <w:p w14:paraId="14E72B56" w14:textId="77777777" w:rsidR="002241F3" w:rsidRPr="00FE7004" w:rsidRDefault="002241F3" w:rsidP="002241F3">
      <w:pPr>
        <w:spacing w:line="278" w:lineRule="auto"/>
        <w:jc w:val="left"/>
        <w:rPr>
          <w:sz w:val="28"/>
          <w:szCs w:val="28"/>
        </w:rPr>
      </w:pPr>
      <w:r>
        <w:rPr>
          <w:sz w:val="28"/>
          <w:szCs w:val="28"/>
        </w:rPr>
        <w:t>After the doctor approves the appointment, the patient is directed to the online payment page. Here, they can choose a payment method: credit/debit card or digital wallets like PayPal or any supported service.</w:t>
      </w:r>
    </w:p>
    <w:p w14:paraId="03763533" w14:textId="77777777" w:rsidR="002241F3" w:rsidRPr="00FE7004" w:rsidRDefault="002241F3" w:rsidP="002241F3">
      <w:pPr>
        <w:spacing w:line="278" w:lineRule="auto"/>
        <w:jc w:val="left"/>
        <w:rPr>
          <w:sz w:val="28"/>
          <w:szCs w:val="28"/>
        </w:rPr>
      </w:pPr>
      <w:r>
        <w:rPr>
          <w:sz w:val="28"/>
          <w:szCs w:val="28"/>
        </w:rPr>
        <w:t>The user enters payment details securely and clicks the “Confirm Payment” button. The system encrypts all financial information to ensure privacy and security.</w:t>
      </w:r>
    </w:p>
    <w:p w14:paraId="68E3866B" w14:textId="77777777" w:rsidR="002241F3" w:rsidRPr="00FE7004" w:rsidRDefault="002241F3" w:rsidP="002241F3">
      <w:pPr>
        <w:spacing w:line="278" w:lineRule="auto"/>
        <w:jc w:val="left"/>
        <w:rPr>
          <w:sz w:val="28"/>
          <w:szCs w:val="28"/>
        </w:rPr>
      </w:pPr>
      <w:r>
        <w:rPr>
          <w:sz w:val="28"/>
          <w:szCs w:val="28"/>
        </w:rPr>
        <w:t xml:space="preserve">Once the payment is completed, an instant confirmation is sent via the platform and email, including session details: date, session link, </w:t>
      </w:r>
      <w:proofErr w:type="gramStart"/>
      <w:r>
        <w:rPr>
          <w:sz w:val="28"/>
          <w:szCs w:val="28"/>
        </w:rPr>
        <w:t>time</w:t>
      </w:r>
      <w:proofErr w:type="gramEnd"/>
      <w:r>
        <w:rPr>
          <w:sz w:val="28"/>
          <w:szCs w:val="28"/>
        </w:rPr>
        <w:t>, session type, and doctor’s name.</w:t>
      </w:r>
    </w:p>
    <w:p w14:paraId="7BA8AD1B" w14:textId="77777777" w:rsidR="002241F3" w:rsidRPr="00FE7004" w:rsidRDefault="002241F3" w:rsidP="002241F3">
      <w:pPr>
        <w:spacing w:line="278" w:lineRule="auto"/>
        <w:jc w:val="left"/>
        <w:rPr>
          <w:sz w:val="28"/>
          <w:szCs w:val="28"/>
        </w:rPr>
      </w:pPr>
      <w:r>
        <w:rPr>
          <w:sz w:val="28"/>
          <w:szCs w:val="28"/>
        </w:rPr>
        <w:t>The payment is also recorded in the secure patient archive for easy reference and tracking, with an option to download or print a PDF receipt.</w:t>
      </w:r>
    </w:p>
    <w:p w14:paraId="1105D6C7" w14:textId="77777777" w:rsidR="00023AD9" w:rsidRPr="00FE7004" w:rsidRDefault="002241F3" w:rsidP="002241F3">
      <w:pPr>
        <w:spacing w:line="278" w:lineRule="auto"/>
        <w:jc w:val="left"/>
        <w:rPr>
          <w:sz w:val="28"/>
          <w:szCs w:val="28"/>
        </w:rPr>
      </w:pPr>
      <w:r>
        <w:rPr>
          <w:sz w:val="28"/>
          <w:szCs w:val="28"/>
        </w:rPr>
        <w:t>This ensures that the booking and payment process is smooth, secure, and fully documented for both the patient and the doctor.</w:t>
      </w:r>
    </w:p>
    <w:p w14:paraId="280D4E69" w14:textId="77777777" w:rsidR="00023AD9" w:rsidRPr="00FE7004" w:rsidRDefault="00023AD9" w:rsidP="00CD5028">
      <w:pPr>
        <w:spacing w:line="278" w:lineRule="auto"/>
        <w:jc w:val="left"/>
        <w:rPr>
          <w:sz w:val="28"/>
          <w:szCs w:val="28"/>
        </w:rPr>
      </w:pPr>
      <w:r>
        <w:rPr>
          <w:b/>
          <w:bCs/>
          <w:sz w:val="28"/>
          <w:szCs w:val="28"/>
        </w:rPr>
        <w:t>Rating and Feedback</w:t>
      </w:r>
      <w:r>
        <w:rPr>
          <w:rFonts w:hint="cs"/>
          <w:b/>
          <w:bCs/>
          <w:sz w:val="28"/>
          <w:szCs w:val="28"/>
          <w:rtl/>
        </w:rPr>
        <w:t xml:space="preserve"> </w:t>
      </w:r>
      <w:r>
        <w:rPr>
          <w:b/>
          <w:bCs/>
          <w:sz w:val="28"/>
          <w:szCs w:val="28"/>
        </w:rPr>
        <w:t>Page (UI/UX)</w:t>
      </w:r>
    </w:p>
    <w:p w14:paraId="2185DBE0" w14:textId="77777777" w:rsidR="00023AD9" w:rsidRPr="00FE7004" w:rsidRDefault="00CD5028" w:rsidP="002241F3">
      <w:pPr>
        <w:spacing w:line="278" w:lineRule="auto"/>
        <w:jc w:val="left"/>
        <w:rPr>
          <w:sz w:val="28"/>
          <w:szCs w:val="28"/>
          <w:rtl/>
          <w:lang w:bidi="ar-EG"/>
        </w:rPr>
      </w:pPr>
      <w:r>
        <w:rPr>
          <w:noProof/>
          <w:sz w:val="28"/>
          <w:szCs w:val="28"/>
        </w:rPr>
        <w:drawing>
          <wp:anchor distT="0" distB="0" distL="114300" distR="114300" simplePos="0" relativeHeight="251660288" behindDoc="1" locked="0" layoutInCell="1" allowOverlap="1" wp14:anchorId="3A522AAD" wp14:editId="466035D5">
            <wp:simplePos x="0" y="0"/>
            <wp:positionH relativeFrom="margin">
              <wp:align>center</wp:align>
            </wp:positionH>
            <wp:positionV relativeFrom="paragraph">
              <wp:posOffset>33367</wp:posOffset>
            </wp:positionV>
            <wp:extent cx="3863224" cy="3650615"/>
            <wp:effectExtent l="0" t="0" r="4445" b="6985"/>
            <wp:wrapNone/>
            <wp:docPr id="19063486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63224" cy="3650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50F007" w14:textId="77777777" w:rsidR="00023AD9" w:rsidRPr="00FE7004" w:rsidRDefault="00023AD9" w:rsidP="002241F3">
      <w:pPr>
        <w:spacing w:line="278" w:lineRule="auto"/>
        <w:jc w:val="left"/>
        <w:rPr>
          <w:sz w:val="28"/>
          <w:szCs w:val="28"/>
        </w:rPr>
      </w:pPr>
    </w:p>
    <w:p w14:paraId="6714F33D" w14:textId="77777777" w:rsidR="002241F3" w:rsidRPr="00FE7004" w:rsidRDefault="002241F3">
      <w:pPr>
        <w:spacing w:line="278" w:lineRule="auto"/>
        <w:jc w:val="left"/>
        <w:rPr>
          <w:sz w:val="28"/>
          <w:szCs w:val="28"/>
        </w:rPr>
      </w:pPr>
      <w:r>
        <w:rPr>
          <w:sz w:val="28"/>
          <w:szCs w:val="28"/>
        </w:rPr>
        <w:br w:type="page"/>
      </w:r>
    </w:p>
    <w:p w14:paraId="29C45BEE" w14:textId="77777777" w:rsidR="002241F3" w:rsidRPr="00FE7004" w:rsidRDefault="002241F3">
      <w:pPr>
        <w:spacing w:line="278" w:lineRule="auto"/>
        <w:jc w:val="left"/>
        <w:rPr>
          <w:sz w:val="28"/>
          <w:szCs w:val="28"/>
        </w:rPr>
      </w:pPr>
    </w:p>
    <w:p w14:paraId="6D077B18" w14:textId="77777777" w:rsidR="002241F3" w:rsidRPr="00FE7004" w:rsidRDefault="002241F3" w:rsidP="002241F3">
      <w:pPr>
        <w:spacing w:line="278" w:lineRule="auto"/>
        <w:jc w:val="left"/>
        <w:rPr>
          <w:sz w:val="28"/>
          <w:szCs w:val="28"/>
        </w:rPr>
      </w:pPr>
      <w:r>
        <w:rPr>
          <w:b/>
          <w:bCs/>
          <w:sz w:val="28"/>
          <w:szCs w:val="28"/>
        </w:rPr>
        <w:t>Rating and Feedback</w:t>
      </w:r>
      <w:r>
        <w:rPr>
          <w:rFonts w:hint="cs"/>
          <w:b/>
          <w:bCs/>
          <w:sz w:val="28"/>
          <w:szCs w:val="28"/>
          <w:rtl/>
        </w:rPr>
        <w:t xml:space="preserve"> </w:t>
      </w:r>
      <w:r>
        <w:rPr>
          <w:b/>
          <w:bCs/>
          <w:sz w:val="28"/>
          <w:szCs w:val="28"/>
        </w:rPr>
        <w:t>Description</w:t>
      </w:r>
    </w:p>
    <w:p w14:paraId="530A4C6A" w14:textId="77777777" w:rsidR="002241F3" w:rsidRPr="00FE7004" w:rsidRDefault="002241F3" w:rsidP="002241F3">
      <w:pPr>
        <w:spacing w:line="278" w:lineRule="auto"/>
        <w:jc w:val="left"/>
        <w:rPr>
          <w:sz w:val="28"/>
          <w:szCs w:val="28"/>
        </w:rPr>
      </w:pPr>
      <w:r>
        <w:rPr>
          <w:sz w:val="28"/>
          <w:szCs w:val="28"/>
        </w:rPr>
        <w:t>After completing a session, the patient is directed to the Rating page to share their experience. The page allows the user to:</w:t>
      </w:r>
    </w:p>
    <w:p w14:paraId="4D2272B9" w14:textId="77777777" w:rsidR="002241F3" w:rsidRPr="00FE7004" w:rsidRDefault="002241F3">
      <w:pPr>
        <w:numPr>
          <w:ilvl w:val="0"/>
          <w:numId w:val="29"/>
        </w:numPr>
        <w:spacing w:line="278" w:lineRule="auto"/>
        <w:jc w:val="left"/>
        <w:rPr>
          <w:sz w:val="28"/>
          <w:szCs w:val="28"/>
        </w:rPr>
      </w:pPr>
      <w:r>
        <w:rPr>
          <w:sz w:val="28"/>
          <w:szCs w:val="28"/>
        </w:rPr>
        <w:t>Rate the doctor on a scale (e.g., 1 to 5 stars) based on professionalism, communication, and helpfulness.</w:t>
      </w:r>
    </w:p>
    <w:p w14:paraId="3D97F27B" w14:textId="77777777" w:rsidR="002241F3" w:rsidRPr="00FE7004" w:rsidRDefault="002241F3">
      <w:pPr>
        <w:numPr>
          <w:ilvl w:val="0"/>
          <w:numId w:val="29"/>
        </w:numPr>
        <w:spacing w:line="278" w:lineRule="auto"/>
        <w:jc w:val="left"/>
        <w:rPr>
          <w:sz w:val="28"/>
          <w:szCs w:val="28"/>
        </w:rPr>
      </w:pPr>
      <w:r>
        <w:rPr>
          <w:sz w:val="28"/>
          <w:szCs w:val="28"/>
        </w:rPr>
        <w:t>Leave written feedback describing their experience, suggestions, or appreciation.</w:t>
      </w:r>
    </w:p>
    <w:p w14:paraId="093E3945" w14:textId="77777777" w:rsidR="002241F3" w:rsidRPr="00FE7004" w:rsidRDefault="002241F3">
      <w:pPr>
        <w:numPr>
          <w:ilvl w:val="0"/>
          <w:numId w:val="29"/>
        </w:numPr>
        <w:spacing w:line="278" w:lineRule="auto"/>
        <w:jc w:val="left"/>
        <w:rPr>
          <w:sz w:val="28"/>
          <w:szCs w:val="28"/>
        </w:rPr>
      </w:pPr>
      <w:r>
        <w:rPr>
          <w:sz w:val="28"/>
          <w:szCs w:val="28"/>
        </w:rPr>
        <w:t>Choose anonymity if they prefer not to display their name with the review.</w:t>
      </w:r>
    </w:p>
    <w:p w14:paraId="3327C4B7" w14:textId="77777777" w:rsidR="002241F3" w:rsidRPr="00FE7004" w:rsidRDefault="002241F3" w:rsidP="002241F3">
      <w:pPr>
        <w:spacing w:line="278" w:lineRule="auto"/>
        <w:jc w:val="left"/>
        <w:rPr>
          <w:sz w:val="28"/>
          <w:szCs w:val="28"/>
        </w:rPr>
      </w:pPr>
      <w:r>
        <w:rPr>
          <w:sz w:val="28"/>
          <w:szCs w:val="28"/>
        </w:rPr>
        <w:t>Once submitted, the rating and feedback are automatically added to the doctor’s profile page, where other users can see:</w:t>
      </w:r>
    </w:p>
    <w:p w14:paraId="17B2603F" w14:textId="77777777" w:rsidR="002241F3" w:rsidRPr="00FE7004" w:rsidRDefault="002241F3">
      <w:pPr>
        <w:numPr>
          <w:ilvl w:val="0"/>
          <w:numId w:val="30"/>
        </w:numPr>
        <w:spacing w:line="278" w:lineRule="auto"/>
        <w:jc w:val="left"/>
        <w:rPr>
          <w:sz w:val="28"/>
          <w:szCs w:val="28"/>
        </w:rPr>
      </w:pPr>
      <w:r>
        <w:rPr>
          <w:sz w:val="28"/>
          <w:szCs w:val="28"/>
        </w:rPr>
        <w:t>Average rating calculated from all patient reviews.</w:t>
      </w:r>
    </w:p>
    <w:p w14:paraId="31231A78" w14:textId="77777777" w:rsidR="002241F3" w:rsidRPr="00FE7004" w:rsidRDefault="002241F3">
      <w:pPr>
        <w:numPr>
          <w:ilvl w:val="0"/>
          <w:numId w:val="30"/>
        </w:numPr>
        <w:spacing w:line="278" w:lineRule="auto"/>
        <w:jc w:val="left"/>
        <w:rPr>
          <w:sz w:val="28"/>
          <w:szCs w:val="28"/>
        </w:rPr>
      </w:pPr>
      <w:r>
        <w:rPr>
          <w:sz w:val="28"/>
          <w:szCs w:val="28"/>
        </w:rPr>
        <w:t>Total number of reviews to give context on experience and reliability.</w:t>
      </w:r>
    </w:p>
    <w:p w14:paraId="2ABB2F4F" w14:textId="77777777" w:rsidR="002241F3" w:rsidRPr="00FE7004" w:rsidRDefault="002241F3">
      <w:pPr>
        <w:numPr>
          <w:ilvl w:val="0"/>
          <w:numId w:val="30"/>
        </w:numPr>
        <w:spacing w:line="278" w:lineRule="auto"/>
        <w:jc w:val="left"/>
        <w:rPr>
          <w:sz w:val="28"/>
          <w:szCs w:val="28"/>
        </w:rPr>
      </w:pPr>
      <w:r>
        <w:rPr>
          <w:sz w:val="28"/>
          <w:szCs w:val="28"/>
        </w:rPr>
        <w:t>Individual comments for detailed insights.</w:t>
      </w:r>
    </w:p>
    <w:p w14:paraId="6A12A8A3" w14:textId="77777777" w:rsidR="002241F3" w:rsidRPr="00FE7004" w:rsidRDefault="002241F3" w:rsidP="002241F3">
      <w:pPr>
        <w:spacing w:line="278" w:lineRule="auto"/>
        <w:jc w:val="left"/>
        <w:rPr>
          <w:sz w:val="28"/>
          <w:szCs w:val="28"/>
        </w:rPr>
      </w:pPr>
      <w:r>
        <w:rPr>
          <w:sz w:val="28"/>
          <w:szCs w:val="28"/>
        </w:rPr>
        <w:t xml:space="preserve">The system also records </w:t>
      </w:r>
      <w:proofErr w:type="gramStart"/>
      <w:r>
        <w:rPr>
          <w:sz w:val="28"/>
          <w:szCs w:val="28"/>
        </w:rPr>
        <w:t>the feedback</w:t>
      </w:r>
      <w:proofErr w:type="gramEnd"/>
      <w:r>
        <w:rPr>
          <w:sz w:val="28"/>
          <w:szCs w:val="28"/>
        </w:rPr>
        <w:t xml:space="preserve"> in the patient’s secure archive, allowing them to track past sessions and interactions.</w:t>
      </w:r>
    </w:p>
    <w:p w14:paraId="68DC653B" w14:textId="77777777" w:rsidR="002241F3" w:rsidRPr="00FE7004" w:rsidRDefault="002241F3" w:rsidP="002241F3">
      <w:pPr>
        <w:spacing w:line="278" w:lineRule="auto"/>
        <w:jc w:val="left"/>
        <w:rPr>
          <w:sz w:val="28"/>
          <w:szCs w:val="28"/>
        </w:rPr>
      </w:pPr>
      <w:r>
        <w:rPr>
          <w:sz w:val="28"/>
          <w:szCs w:val="28"/>
        </w:rPr>
        <w:t>This feature helps maintain trust, transparency, and quality, guiding new patients in choosing the right doctor and enabling doctors to improve their services.</w:t>
      </w:r>
    </w:p>
    <w:p w14:paraId="6A24777A" w14:textId="77777777" w:rsidR="00237334" w:rsidRPr="00FE7004" w:rsidRDefault="002241F3" w:rsidP="00B96346">
      <w:pPr>
        <w:spacing w:line="278" w:lineRule="auto"/>
        <w:jc w:val="left"/>
        <w:rPr>
          <w:sz w:val="28"/>
          <w:szCs w:val="28"/>
        </w:rPr>
      </w:pPr>
      <w:r>
        <w:rPr>
          <w:sz w:val="28"/>
          <w:szCs w:val="28"/>
        </w:rPr>
        <w:br w:type="page"/>
      </w:r>
      <w:r>
        <w:rPr>
          <w:noProof/>
          <w:sz w:val="28"/>
          <w:szCs w:val="28"/>
        </w:rPr>
        <w:lastRenderedPageBreak/>
        <w:drawing>
          <wp:anchor distT="0" distB="0" distL="114300" distR="114300" simplePos="0" relativeHeight="251661312" behindDoc="1" locked="0" layoutInCell="1" allowOverlap="1" wp14:anchorId="5BB12194" wp14:editId="6DF99394">
            <wp:simplePos x="0" y="0"/>
            <wp:positionH relativeFrom="column">
              <wp:posOffset>1163609</wp:posOffset>
            </wp:positionH>
            <wp:positionV relativeFrom="paragraph">
              <wp:posOffset>332220</wp:posOffset>
            </wp:positionV>
            <wp:extent cx="2853517" cy="2660754"/>
            <wp:effectExtent l="0" t="0" r="4445" b="6350"/>
            <wp:wrapNone/>
            <wp:docPr id="14213001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53517" cy="2660754"/>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28"/>
          <w:szCs w:val="28"/>
        </w:rPr>
        <w:t>Digital Prescription Form (UI/UX)</w:t>
      </w:r>
    </w:p>
    <w:p w14:paraId="14086481" w14:textId="77777777" w:rsidR="002241F3" w:rsidRPr="00FE7004" w:rsidRDefault="002241F3" w:rsidP="002241F3">
      <w:pPr>
        <w:spacing w:line="278" w:lineRule="auto"/>
        <w:jc w:val="left"/>
        <w:rPr>
          <w:sz w:val="28"/>
          <w:szCs w:val="28"/>
        </w:rPr>
      </w:pPr>
    </w:p>
    <w:p w14:paraId="210472E5" w14:textId="77777777" w:rsidR="00CD5028" w:rsidRDefault="00CD5028" w:rsidP="00CD5028">
      <w:pPr>
        <w:spacing w:line="278" w:lineRule="auto"/>
        <w:jc w:val="left"/>
        <w:rPr>
          <w:b/>
          <w:bCs/>
          <w:sz w:val="28"/>
          <w:szCs w:val="28"/>
        </w:rPr>
      </w:pPr>
      <w:bookmarkStart w:id="19" w:name="OLE_LINK10"/>
    </w:p>
    <w:p w14:paraId="42B8805A" w14:textId="77777777" w:rsidR="00CD5028" w:rsidRDefault="00CD5028" w:rsidP="00CD5028">
      <w:pPr>
        <w:spacing w:line="278" w:lineRule="auto"/>
        <w:jc w:val="left"/>
        <w:rPr>
          <w:b/>
          <w:bCs/>
          <w:sz w:val="28"/>
          <w:szCs w:val="28"/>
        </w:rPr>
      </w:pPr>
    </w:p>
    <w:p w14:paraId="3B20C946" w14:textId="77777777" w:rsidR="00CD5028" w:rsidRDefault="00CD5028" w:rsidP="00CD5028">
      <w:pPr>
        <w:spacing w:line="278" w:lineRule="auto"/>
        <w:jc w:val="left"/>
        <w:rPr>
          <w:b/>
          <w:bCs/>
          <w:sz w:val="28"/>
          <w:szCs w:val="28"/>
        </w:rPr>
      </w:pPr>
    </w:p>
    <w:p w14:paraId="73D64E54" w14:textId="77777777" w:rsidR="00CD5028" w:rsidRDefault="00CD5028" w:rsidP="00CD5028">
      <w:pPr>
        <w:spacing w:line="278" w:lineRule="auto"/>
        <w:jc w:val="left"/>
        <w:rPr>
          <w:b/>
          <w:bCs/>
          <w:sz w:val="28"/>
          <w:szCs w:val="28"/>
        </w:rPr>
      </w:pPr>
    </w:p>
    <w:p w14:paraId="7F87ECCA" w14:textId="77777777" w:rsidR="00CD5028" w:rsidRDefault="00CD5028" w:rsidP="00CD5028">
      <w:pPr>
        <w:spacing w:line="278" w:lineRule="auto"/>
        <w:jc w:val="left"/>
        <w:rPr>
          <w:b/>
          <w:bCs/>
          <w:sz w:val="28"/>
          <w:szCs w:val="28"/>
        </w:rPr>
      </w:pPr>
    </w:p>
    <w:p w14:paraId="1C940064" w14:textId="77777777" w:rsidR="00CD5028" w:rsidRDefault="00CD5028" w:rsidP="00CD5028">
      <w:pPr>
        <w:spacing w:line="278" w:lineRule="auto"/>
        <w:jc w:val="left"/>
        <w:rPr>
          <w:b/>
          <w:bCs/>
          <w:sz w:val="28"/>
          <w:szCs w:val="28"/>
        </w:rPr>
      </w:pPr>
    </w:p>
    <w:p w14:paraId="74DFAB4E" w14:textId="77777777" w:rsidR="00CD5028" w:rsidRDefault="00CD5028" w:rsidP="00CD5028">
      <w:pPr>
        <w:spacing w:line="278" w:lineRule="auto"/>
        <w:jc w:val="left"/>
        <w:rPr>
          <w:b/>
          <w:bCs/>
          <w:sz w:val="28"/>
          <w:szCs w:val="28"/>
        </w:rPr>
      </w:pPr>
    </w:p>
    <w:p w14:paraId="43BBCB44" w14:textId="77777777" w:rsidR="00023AD9" w:rsidRPr="00CD5028" w:rsidRDefault="00023AD9" w:rsidP="00CD5028">
      <w:pPr>
        <w:spacing w:line="278" w:lineRule="auto"/>
        <w:jc w:val="left"/>
        <w:rPr>
          <w:b/>
          <w:bCs/>
          <w:sz w:val="28"/>
          <w:szCs w:val="28"/>
        </w:rPr>
      </w:pPr>
      <w:r>
        <w:rPr>
          <w:b/>
          <w:bCs/>
          <w:sz w:val="28"/>
          <w:szCs w:val="28"/>
        </w:rPr>
        <w:t>Digital Prescription Description</w:t>
      </w:r>
      <w:bookmarkEnd w:id="19"/>
    </w:p>
    <w:p w14:paraId="1671DA54" w14:textId="77777777" w:rsidR="00023AD9" w:rsidRPr="00FE7004" w:rsidRDefault="00023AD9" w:rsidP="00023AD9">
      <w:pPr>
        <w:spacing w:line="278" w:lineRule="auto"/>
        <w:jc w:val="left"/>
        <w:rPr>
          <w:sz w:val="28"/>
          <w:szCs w:val="28"/>
        </w:rPr>
      </w:pPr>
      <w:r>
        <w:rPr>
          <w:sz w:val="28"/>
          <w:szCs w:val="28"/>
        </w:rPr>
        <w:t>After the consultation, the doctor can generate a digital prescription directly from the platform. The process includes:</w:t>
      </w:r>
    </w:p>
    <w:p w14:paraId="28D18E33" w14:textId="77777777" w:rsidR="00023AD9" w:rsidRPr="00FE7004" w:rsidRDefault="00023AD9">
      <w:pPr>
        <w:numPr>
          <w:ilvl w:val="0"/>
          <w:numId w:val="31"/>
        </w:numPr>
        <w:spacing w:line="278" w:lineRule="auto"/>
        <w:jc w:val="left"/>
        <w:rPr>
          <w:sz w:val="28"/>
          <w:szCs w:val="28"/>
        </w:rPr>
      </w:pPr>
      <w:r>
        <w:rPr>
          <w:sz w:val="28"/>
          <w:szCs w:val="28"/>
        </w:rPr>
        <w:t xml:space="preserve">The doctor fills in medications, dosage, instructions, and treatment </w:t>
      </w:r>
      <w:proofErr w:type="gramStart"/>
      <w:r>
        <w:rPr>
          <w:sz w:val="28"/>
          <w:szCs w:val="28"/>
        </w:rPr>
        <w:t>plan</w:t>
      </w:r>
      <w:proofErr w:type="gramEnd"/>
      <w:r>
        <w:rPr>
          <w:sz w:val="28"/>
          <w:szCs w:val="28"/>
        </w:rPr>
        <w:t>.</w:t>
      </w:r>
    </w:p>
    <w:p w14:paraId="0A491186" w14:textId="77777777" w:rsidR="00023AD9" w:rsidRPr="00FE7004" w:rsidRDefault="00023AD9">
      <w:pPr>
        <w:numPr>
          <w:ilvl w:val="0"/>
          <w:numId w:val="31"/>
        </w:numPr>
        <w:spacing w:line="278" w:lineRule="auto"/>
        <w:jc w:val="left"/>
        <w:rPr>
          <w:sz w:val="28"/>
          <w:szCs w:val="28"/>
        </w:rPr>
      </w:pPr>
      <w:r>
        <w:rPr>
          <w:sz w:val="28"/>
          <w:szCs w:val="28"/>
        </w:rPr>
        <w:t>The system automatically creates a secure PDF file containing all prescription details.</w:t>
      </w:r>
    </w:p>
    <w:p w14:paraId="3031F0BC" w14:textId="77777777" w:rsidR="00023AD9" w:rsidRPr="00FE7004" w:rsidRDefault="00023AD9">
      <w:pPr>
        <w:numPr>
          <w:ilvl w:val="0"/>
          <w:numId w:val="31"/>
        </w:numPr>
        <w:spacing w:line="278" w:lineRule="auto"/>
        <w:jc w:val="left"/>
        <w:rPr>
          <w:sz w:val="28"/>
          <w:szCs w:val="28"/>
        </w:rPr>
      </w:pPr>
      <w:r>
        <w:rPr>
          <w:sz w:val="28"/>
          <w:szCs w:val="28"/>
        </w:rPr>
        <w:t>The patient receives a notification with a link to download or view the PDF instantly.</w:t>
      </w:r>
    </w:p>
    <w:p w14:paraId="06ED38D6" w14:textId="77777777" w:rsidR="00023AD9" w:rsidRPr="00FE7004" w:rsidRDefault="00023AD9">
      <w:pPr>
        <w:numPr>
          <w:ilvl w:val="0"/>
          <w:numId w:val="31"/>
        </w:numPr>
        <w:spacing w:line="278" w:lineRule="auto"/>
        <w:jc w:val="left"/>
        <w:rPr>
          <w:sz w:val="28"/>
          <w:szCs w:val="28"/>
        </w:rPr>
      </w:pPr>
      <w:r>
        <w:rPr>
          <w:sz w:val="28"/>
          <w:szCs w:val="28"/>
        </w:rPr>
        <w:t>The PDF is also stored in the patient’s secure archive, allowing easy access for future reference or follow-up sessions.</w:t>
      </w:r>
    </w:p>
    <w:p w14:paraId="55AA29BB" w14:textId="77777777" w:rsidR="00023AD9" w:rsidRPr="00FE7004" w:rsidRDefault="00023AD9">
      <w:pPr>
        <w:numPr>
          <w:ilvl w:val="0"/>
          <w:numId w:val="31"/>
        </w:numPr>
        <w:spacing w:line="278" w:lineRule="auto"/>
        <w:jc w:val="left"/>
        <w:rPr>
          <w:sz w:val="28"/>
          <w:szCs w:val="28"/>
        </w:rPr>
      </w:pPr>
      <w:r>
        <w:rPr>
          <w:sz w:val="28"/>
          <w:szCs w:val="28"/>
        </w:rPr>
        <w:t>Optional features include sharing the PDF with pharmacies or printing it if needed.</w:t>
      </w:r>
    </w:p>
    <w:p w14:paraId="7C0FC96A" w14:textId="77777777" w:rsidR="00023AD9" w:rsidRPr="00FE7004" w:rsidRDefault="00023AD9" w:rsidP="00023AD9">
      <w:pPr>
        <w:spacing w:line="278" w:lineRule="auto"/>
        <w:jc w:val="left"/>
        <w:rPr>
          <w:sz w:val="28"/>
          <w:szCs w:val="28"/>
          <w:rtl/>
          <w:lang w:bidi="ar-EG"/>
        </w:rPr>
      </w:pPr>
      <w:r>
        <w:rPr>
          <w:sz w:val="28"/>
          <w:szCs w:val="28"/>
        </w:rPr>
        <w:t>This ensures that the patient gets their treatment safely, quickly, and reliably, while maintaining full privacy and record-keeping.</w:t>
      </w:r>
    </w:p>
    <w:p w14:paraId="04AEE996" w14:textId="77777777" w:rsidR="00ED7EDF" w:rsidRPr="00FE7004" w:rsidRDefault="00ED7EDF" w:rsidP="00CF6845">
      <w:pPr>
        <w:spacing w:line="278" w:lineRule="auto"/>
        <w:jc w:val="left"/>
        <w:rPr>
          <w:sz w:val="28"/>
          <w:szCs w:val="28"/>
        </w:rPr>
      </w:pPr>
      <w:r>
        <w:rPr>
          <w:sz w:val="28"/>
          <w:szCs w:val="28"/>
        </w:rPr>
        <w:br w:type="page"/>
      </w:r>
    </w:p>
    <w:p w14:paraId="4543DF8E" w14:textId="77777777" w:rsidR="00ED7EDF" w:rsidRPr="00FE7004" w:rsidRDefault="00ED7EDF" w:rsidP="00ED7EDF">
      <w:pPr>
        <w:pStyle w:val="Title"/>
        <w:jc w:val="center"/>
        <w:rPr>
          <w:sz w:val="28"/>
          <w:szCs w:val="28"/>
        </w:rPr>
      </w:pPr>
    </w:p>
    <w:p w14:paraId="57E4300A" w14:textId="77777777" w:rsidR="00ED7EDF" w:rsidRPr="00FE7004" w:rsidRDefault="00ED7EDF" w:rsidP="00ED7EDF">
      <w:pPr>
        <w:pStyle w:val="Title"/>
        <w:jc w:val="center"/>
        <w:rPr>
          <w:sz w:val="28"/>
          <w:szCs w:val="28"/>
        </w:rPr>
      </w:pPr>
    </w:p>
    <w:p w14:paraId="6813C739" w14:textId="77777777" w:rsidR="00ED7EDF" w:rsidRPr="00FE7004" w:rsidRDefault="00ED7EDF" w:rsidP="00ED7EDF">
      <w:pPr>
        <w:pStyle w:val="Title"/>
        <w:jc w:val="center"/>
        <w:rPr>
          <w:sz w:val="28"/>
          <w:szCs w:val="28"/>
        </w:rPr>
      </w:pPr>
    </w:p>
    <w:p w14:paraId="59CEBC82" w14:textId="77777777" w:rsidR="00ED7EDF" w:rsidRPr="00FE7004" w:rsidRDefault="00ED7EDF" w:rsidP="00ED7EDF">
      <w:pPr>
        <w:pStyle w:val="Title"/>
        <w:jc w:val="center"/>
        <w:rPr>
          <w:sz w:val="28"/>
          <w:szCs w:val="28"/>
        </w:rPr>
      </w:pPr>
    </w:p>
    <w:p w14:paraId="6B22A928" w14:textId="77777777" w:rsidR="00ED7EDF" w:rsidRPr="00FE7004" w:rsidRDefault="00ED7EDF" w:rsidP="00ED7EDF">
      <w:pPr>
        <w:pStyle w:val="Title"/>
        <w:jc w:val="center"/>
        <w:rPr>
          <w:sz w:val="28"/>
          <w:szCs w:val="28"/>
        </w:rPr>
      </w:pPr>
    </w:p>
    <w:p w14:paraId="2BC04CE2" w14:textId="77777777" w:rsidR="00ED7EDF" w:rsidRPr="00FE7004" w:rsidRDefault="00ED7EDF" w:rsidP="00FE7004">
      <w:pPr>
        <w:pStyle w:val="Chaptertitle1"/>
      </w:pPr>
      <w:r>
        <w:t>Chapter 5</w:t>
      </w:r>
    </w:p>
    <w:p w14:paraId="0B523C91" w14:textId="77777777" w:rsidR="00ED7EDF" w:rsidRPr="00FE7004" w:rsidRDefault="00963023" w:rsidP="00FE7004">
      <w:pPr>
        <w:pStyle w:val="Chaptertitle"/>
      </w:pPr>
      <w:bookmarkStart w:id="20" w:name="_Toc197463976"/>
      <w:r>
        <w:t>Testing &amp; Evaluation</w:t>
      </w:r>
      <w:bookmarkEnd w:id="20"/>
    </w:p>
    <w:p w14:paraId="6CEA3E92" w14:textId="77777777" w:rsidR="00ED7EDF" w:rsidRPr="00FE7004" w:rsidRDefault="00ED7EDF" w:rsidP="00ED7EDF">
      <w:pPr>
        <w:spacing w:line="278" w:lineRule="auto"/>
        <w:jc w:val="left"/>
        <w:rPr>
          <w:sz w:val="28"/>
          <w:szCs w:val="28"/>
        </w:rPr>
      </w:pPr>
      <w:r>
        <w:rPr>
          <w:sz w:val="28"/>
          <w:szCs w:val="28"/>
        </w:rPr>
        <w:br w:type="page"/>
      </w:r>
    </w:p>
    <w:p w14:paraId="716F5435" w14:textId="77777777" w:rsidR="00ED7EDF" w:rsidRPr="00FE7004" w:rsidRDefault="00ED7EDF" w:rsidP="00ED7EDF">
      <w:pPr>
        <w:rPr>
          <w:sz w:val="28"/>
          <w:szCs w:val="28"/>
        </w:rPr>
      </w:pPr>
    </w:p>
    <w:p w14:paraId="56FE681E" w14:textId="77777777" w:rsidR="0069573A" w:rsidRPr="003E2F64" w:rsidRDefault="003228AD" w:rsidP="00FB5522">
      <w:pPr>
        <w:pStyle w:val="Heading1"/>
        <w:rPr>
          <w:color w:val="2F5496" w:themeColor="accent1" w:themeShade="BF"/>
        </w:rPr>
      </w:pPr>
      <w:r>
        <w:rPr>
          <w:color w:val="2F5496" w:themeColor="accent1" w:themeShade="BF"/>
        </w:rPr>
        <w:t xml:space="preserve">5.1 Testing strategies (unit testing, integration testing, user testing).  </w:t>
      </w:r>
    </w:p>
    <w:p w14:paraId="78ED3244" w14:textId="77777777" w:rsidR="0069573A" w:rsidRPr="0069573A" w:rsidRDefault="0069573A" w:rsidP="00FB5522">
      <w:pPr>
        <w:pStyle w:val="NoSpacing"/>
        <w:spacing w:line="360" w:lineRule="auto"/>
        <w:rPr>
          <w:color w:val="2F5496" w:themeColor="accent1" w:themeShade="BF"/>
          <w:sz w:val="28"/>
          <w:szCs w:val="28"/>
        </w:rPr>
      </w:pPr>
      <w:r>
        <w:rPr>
          <w:sz w:val="28"/>
          <w:szCs w:val="28"/>
        </w:rPr>
        <w:t xml:space="preserve">To ensure the </w:t>
      </w:r>
      <w:r>
        <w:rPr>
          <w:rStyle w:val="Strong"/>
          <w:sz w:val="28"/>
          <w:szCs w:val="28"/>
        </w:rPr>
        <w:t>Digital Psychiatrist Platform</w:t>
      </w:r>
      <w:r>
        <w:rPr>
          <w:sz w:val="28"/>
          <w:szCs w:val="28"/>
        </w:rPr>
        <w:t xml:space="preserve"> performs correctly in real-world usage, a comprehensive testing process was applied. The testing covered individual components, system integration, and full user experience to guarantee stability, accuracy, and usability.</w:t>
      </w:r>
    </w:p>
    <w:p w14:paraId="3EAE6612" w14:textId="77777777" w:rsidR="0069573A" w:rsidRPr="0069573A" w:rsidRDefault="0069573A" w:rsidP="00FB5522">
      <w:pPr>
        <w:pStyle w:val="NoSpacing"/>
        <w:spacing w:line="360" w:lineRule="auto"/>
        <w:rPr>
          <w:sz w:val="28"/>
          <w:szCs w:val="28"/>
        </w:rPr>
      </w:pPr>
      <w:r>
        <w:rPr>
          <w:sz w:val="28"/>
          <w:szCs w:val="28"/>
        </w:rPr>
        <w:t>The main objective was not only to check if the system works, but also to ensure that it delivers a smooth and safe mental health experience for users.</w:t>
      </w:r>
    </w:p>
    <w:p w14:paraId="438E94AF" w14:textId="77777777" w:rsidR="00E217C1" w:rsidRPr="001E2917" w:rsidRDefault="00E217C1">
      <w:pPr>
        <w:pStyle w:val="Heading1"/>
        <w:numPr>
          <w:ilvl w:val="0"/>
          <w:numId w:val="43"/>
        </w:numPr>
        <w:rPr>
          <w:color w:val="2F5496" w:themeColor="accent1" w:themeShade="BF"/>
          <w:lang w:bidi="ar-EG"/>
        </w:rPr>
      </w:pPr>
      <w:r>
        <w:rPr>
          <w:color w:val="2F5496" w:themeColor="accent1" w:themeShade="BF"/>
          <w:lang w:bidi="ar-EG"/>
        </w:rPr>
        <w:t>Unit Testing</w:t>
      </w:r>
    </w:p>
    <w:p w14:paraId="4FEAD6BD" w14:textId="77777777" w:rsidR="0069573A" w:rsidRPr="001E2917" w:rsidRDefault="00E217C1">
      <w:pPr>
        <w:pStyle w:val="NoSpacing"/>
        <w:numPr>
          <w:ilvl w:val="0"/>
          <w:numId w:val="33"/>
        </w:numPr>
        <w:spacing w:line="360" w:lineRule="auto"/>
        <w:rPr>
          <w:b/>
          <w:bCs/>
          <w:color w:val="2F5496" w:themeColor="accent1" w:themeShade="BF"/>
          <w:sz w:val="28"/>
          <w:szCs w:val="28"/>
          <w:lang w:bidi="ar-EG"/>
        </w:rPr>
      </w:pPr>
      <w:r>
        <w:rPr>
          <w:b/>
          <w:bCs/>
          <w:color w:val="2F5496" w:themeColor="accent1" w:themeShade="BF"/>
          <w:sz w:val="28"/>
          <w:szCs w:val="28"/>
          <w:lang w:bidi="ar-EG"/>
        </w:rPr>
        <w:t>Purpose</w:t>
      </w:r>
    </w:p>
    <w:p w14:paraId="7F3CF057" w14:textId="77777777" w:rsidR="0069573A" w:rsidRDefault="0069573A" w:rsidP="00FB5522">
      <w:pPr>
        <w:pStyle w:val="NoSpacing"/>
        <w:spacing w:line="360" w:lineRule="auto"/>
        <w:rPr>
          <w:sz w:val="28"/>
          <w:szCs w:val="28"/>
        </w:rPr>
      </w:pPr>
      <w:r>
        <w:rPr>
          <w:sz w:val="28"/>
          <w:szCs w:val="28"/>
        </w:rPr>
        <w:t>Ensured that individual functions within each module operate correctly in isolation before integrating them into the full system.</w:t>
      </w:r>
    </w:p>
    <w:p w14:paraId="5FDD3815" w14:textId="77777777" w:rsidR="0069573A" w:rsidRPr="003E2F64" w:rsidRDefault="0069573A" w:rsidP="00FB5522">
      <w:pPr>
        <w:pStyle w:val="NoSpacing"/>
        <w:spacing w:line="360" w:lineRule="auto"/>
        <w:jc w:val="left"/>
        <w:rPr>
          <w:sz w:val="28"/>
          <w:szCs w:val="28"/>
          <w:lang w:bidi="ar-EG"/>
        </w:rPr>
      </w:pPr>
    </w:p>
    <w:p w14:paraId="44BD6ED8" w14:textId="77777777" w:rsidR="003E2F64" w:rsidRDefault="003E2F64" w:rsidP="00FB5522">
      <w:pPr>
        <w:pStyle w:val="NoSpacing"/>
        <w:spacing w:line="360" w:lineRule="auto"/>
        <w:jc w:val="left"/>
        <w:rPr>
          <w:sz w:val="28"/>
          <w:szCs w:val="28"/>
          <w:lang w:bidi="ar-EG"/>
        </w:rPr>
      </w:pPr>
      <w:r>
        <w:rPr>
          <w:rStyle w:val="Heading1Char"/>
          <w:color w:val="2F5496" w:themeColor="accent1" w:themeShade="BF"/>
          <w:lang w:bidi="ar-EG"/>
        </w:rPr>
        <w:t>o Implementation:</w:t>
      </w:r>
      <w:r>
        <w:rPr>
          <w:sz w:val="28"/>
          <w:szCs w:val="28"/>
          <w:lang w:bidi="ar-EG"/>
        </w:rPr>
        <w:br/>
        <w:t>Unit testing was applied on both frontend and backend layers:</w:t>
      </w:r>
    </w:p>
    <w:p w14:paraId="32523FEB" w14:textId="77777777" w:rsidR="003E2F64" w:rsidRPr="003E2F64" w:rsidRDefault="003E2F64" w:rsidP="00FB5522">
      <w:pPr>
        <w:pStyle w:val="NoSpacing"/>
        <w:spacing w:line="360" w:lineRule="auto"/>
        <w:jc w:val="left"/>
        <w:rPr>
          <w:sz w:val="28"/>
          <w:szCs w:val="28"/>
          <w:lang w:bidi="ar-EG"/>
        </w:rPr>
      </w:pPr>
    </w:p>
    <w:p w14:paraId="186ADFFB" w14:textId="77777777" w:rsidR="003E2F64" w:rsidRPr="003E2F64" w:rsidRDefault="003E2F64" w:rsidP="00FB5522">
      <w:pPr>
        <w:pStyle w:val="NoSpacing"/>
        <w:spacing w:line="360" w:lineRule="auto"/>
        <w:jc w:val="left"/>
        <w:rPr>
          <w:sz w:val="28"/>
          <w:szCs w:val="28"/>
          <w:lang w:bidi="ar-EG"/>
        </w:rPr>
      </w:pPr>
      <w:r>
        <w:rPr>
          <w:sz w:val="28"/>
          <w:szCs w:val="28"/>
          <w:lang w:bidi="ar-EG"/>
        </w:rPr>
        <w:t>On the Frontend (React.js):</w:t>
      </w:r>
    </w:p>
    <w:p w14:paraId="571F7035" w14:textId="77777777" w:rsidR="003E2F64" w:rsidRPr="003E2F64" w:rsidRDefault="003E2F64">
      <w:pPr>
        <w:pStyle w:val="NoSpacing"/>
        <w:numPr>
          <w:ilvl w:val="0"/>
          <w:numId w:val="34"/>
        </w:numPr>
        <w:spacing w:line="360" w:lineRule="auto"/>
        <w:jc w:val="left"/>
        <w:rPr>
          <w:sz w:val="28"/>
          <w:szCs w:val="28"/>
          <w:lang w:bidi="ar-EG"/>
        </w:rPr>
      </w:pPr>
      <w:r>
        <w:rPr>
          <w:sz w:val="28"/>
          <w:szCs w:val="28"/>
          <w:lang w:bidi="ar-EG"/>
        </w:rPr>
        <w:t xml:space="preserve">Testing of AI Chatbot UI components and message rendering </w:t>
      </w:r>
    </w:p>
    <w:p w14:paraId="6C207ACA" w14:textId="77777777" w:rsidR="003E2F64" w:rsidRPr="003E2F64" w:rsidRDefault="003E2F64">
      <w:pPr>
        <w:pStyle w:val="NoSpacing"/>
        <w:numPr>
          <w:ilvl w:val="0"/>
          <w:numId w:val="34"/>
        </w:numPr>
        <w:spacing w:line="360" w:lineRule="auto"/>
        <w:jc w:val="left"/>
        <w:rPr>
          <w:sz w:val="28"/>
          <w:szCs w:val="28"/>
          <w:lang w:bidi="ar-EG"/>
        </w:rPr>
      </w:pPr>
      <w:r>
        <w:rPr>
          <w:sz w:val="28"/>
          <w:szCs w:val="28"/>
          <w:lang w:bidi="ar-EG"/>
        </w:rPr>
        <w:t xml:space="preserve">Validation of login and registration forms </w:t>
      </w:r>
    </w:p>
    <w:p w14:paraId="351399E9" w14:textId="77777777" w:rsidR="003E2F64" w:rsidRPr="003E2F64" w:rsidRDefault="003E2F64">
      <w:pPr>
        <w:pStyle w:val="NoSpacing"/>
        <w:numPr>
          <w:ilvl w:val="0"/>
          <w:numId w:val="34"/>
        </w:numPr>
        <w:spacing w:line="360" w:lineRule="auto"/>
        <w:jc w:val="left"/>
        <w:rPr>
          <w:sz w:val="28"/>
          <w:szCs w:val="28"/>
          <w:lang w:bidi="ar-EG"/>
        </w:rPr>
      </w:pPr>
      <w:r>
        <w:rPr>
          <w:sz w:val="28"/>
          <w:szCs w:val="28"/>
          <w:lang w:bidi="ar-EG"/>
        </w:rPr>
        <w:t xml:space="preserve">Doctor profile component rendering </w:t>
      </w:r>
    </w:p>
    <w:p w14:paraId="4C04434E" w14:textId="77777777" w:rsidR="003E2F64" w:rsidRPr="003E2F64" w:rsidRDefault="003E2F64">
      <w:pPr>
        <w:pStyle w:val="NoSpacing"/>
        <w:numPr>
          <w:ilvl w:val="0"/>
          <w:numId w:val="34"/>
        </w:numPr>
        <w:spacing w:line="360" w:lineRule="auto"/>
        <w:jc w:val="left"/>
        <w:rPr>
          <w:sz w:val="28"/>
          <w:szCs w:val="28"/>
          <w:lang w:bidi="ar-EG"/>
        </w:rPr>
      </w:pPr>
      <w:r>
        <w:rPr>
          <w:sz w:val="28"/>
          <w:szCs w:val="28"/>
          <w:lang w:bidi="ar-EG"/>
        </w:rPr>
        <w:t xml:space="preserve">Appointment booking form validation </w:t>
      </w:r>
    </w:p>
    <w:p w14:paraId="5A96E1FF" w14:textId="77777777" w:rsidR="003E2F64" w:rsidRDefault="003E2F64">
      <w:pPr>
        <w:pStyle w:val="NoSpacing"/>
        <w:numPr>
          <w:ilvl w:val="0"/>
          <w:numId w:val="34"/>
        </w:numPr>
        <w:spacing w:line="360" w:lineRule="auto"/>
        <w:jc w:val="left"/>
        <w:rPr>
          <w:sz w:val="28"/>
          <w:szCs w:val="28"/>
          <w:lang w:bidi="ar-EG"/>
        </w:rPr>
      </w:pPr>
      <w:r>
        <w:rPr>
          <w:sz w:val="28"/>
          <w:szCs w:val="28"/>
          <w:lang w:bidi="ar-EG"/>
        </w:rPr>
        <w:t xml:space="preserve">Testing of the Virtual AI Avatar interface (3D mental health assistant UI, speech display, and emotion response animations) </w:t>
      </w:r>
    </w:p>
    <w:p w14:paraId="6968EB98" w14:textId="77777777" w:rsidR="003E2F64" w:rsidRPr="003E2F64" w:rsidRDefault="003E2F64" w:rsidP="00FB5522">
      <w:pPr>
        <w:pStyle w:val="NoSpacing"/>
        <w:spacing w:line="360" w:lineRule="auto"/>
        <w:ind w:left="720"/>
        <w:jc w:val="left"/>
        <w:rPr>
          <w:sz w:val="28"/>
          <w:szCs w:val="28"/>
          <w:lang w:bidi="ar-EG"/>
        </w:rPr>
      </w:pPr>
    </w:p>
    <w:p w14:paraId="79231F00" w14:textId="77777777" w:rsidR="00FB5522" w:rsidRDefault="00FB5522" w:rsidP="00FB5522">
      <w:pPr>
        <w:pStyle w:val="NoSpacing"/>
        <w:spacing w:line="360" w:lineRule="auto"/>
        <w:jc w:val="left"/>
        <w:rPr>
          <w:sz w:val="28"/>
          <w:szCs w:val="28"/>
          <w:lang w:bidi="ar-EG"/>
        </w:rPr>
      </w:pPr>
    </w:p>
    <w:p w14:paraId="53693BB5" w14:textId="77777777" w:rsidR="00FB5522" w:rsidRDefault="00FB5522" w:rsidP="00FB5522">
      <w:pPr>
        <w:pStyle w:val="NoSpacing"/>
        <w:spacing w:line="360" w:lineRule="auto"/>
        <w:jc w:val="left"/>
        <w:rPr>
          <w:sz w:val="28"/>
          <w:szCs w:val="28"/>
          <w:lang w:bidi="ar-EG"/>
        </w:rPr>
      </w:pPr>
    </w:p>
    <w:p w14:paraId="07248093" w14:textId="77777777" w:rsidR="003E2F64" w:rsidRPr="003E2F64" w:rsidRDefault="003E2F64" w:rsidP="00FB5522">
      <w:pPr>
        <w:pStyle w:val="NoSpacing"/>
        <w:spacing w:line="360" w:lineRule="auto"/>
        <w:jc w:val="left"/>
        <w:rPr>
          <w:sz w:val="28"/>
          <w:szCs w:val="28"/>
          <w:lang w:bidi="ar-EG"/>
        </w:rPr>
      </w:pPr>
      <w:r>
        <w:rPr>
          <w:sz w:val="28"/>
          <w:szCs w:val="28"/>
          <w:lang w:bidi="ar-EG"/>
        </w:rPr>
        <w:t>On the Backend (.NET Core):</w:t>
      </w:r>
    </w:p>
    <w:p w14:paraId="1E653782" w14:textId="77777777" w:rsidR="003E2F64" w:rsidRPr="003E2F64" w:rsidRDefault="003E2F64">
      <w:pPr>
        <w:pStyle w:val="NoSpacing"/>
        <w:numPr>
          <w:ilvl w:val="0"/>
          <w:numId w:val="35"/>
        </w:numPr>
        <w:spacing w:line="360" w:lineRule="auto"/>
        <w:jc w:val="left"/>
        <w:rPr>
          <w:sz w:val="28"/>
          <w:szCs w:val="28"/>
          <w:lang w:bidi="ar-EG"/>
        </w:rPr>
      </w:pPr>
      <w:r>
        <w:rPr>
          <w:sz w:val="28"/>
          <w:szCs w:val="28"/>
          <w:lang w:bidi="ar-EG"/>
        </w:rPr>
        <w:t xml:space="preserve">Authentication services (login/register and JWT generation) </w:t>
      </w:r>
    </w:p>
    <w:p w14:paraId="2C0F413B" w14:textId="77777777" w:rsidR="003E2F64" w:rsidRPr="003E2F64" w:rsidRDefault="003E2F64">
      <w:pPr>
        <w:pStyle w:val="NoSpacing"/>
        <w:numPr>
          <w:ilvl w:val="0"/>
          <w:numId w:val="35"/>
        </w:numPr>
        <w:spacing w:line="360" w:lineRule="auto"/>
        <w:jc w:val="left"/>
        <w:rPr>
          <w:sz w:val="28"/>
          <w:szCs w:val="28"/>
          <w:lang w:bidi="ar-EG"/>
        </w:rPr>
      </w:pPr>
      <w:r>
        <w:rPr>
          <w:sz w:val="28"/>
          <w:szCs w:val="28"/>
          <w:lang w:bidi="ar-EG"/>
        </w:rPr>
        <w:t xml:space="preserve">AI psychological assessment logic </w:t>
      </w:r>
    </w:p>
    <w:p w14:paraId="60464774" w14:textId="77777777" w:rsidR="003E2F64" w:rsidRPr="003E2F64" w:rsidRDefault="003E2F64">
      <w:pPr>
        <w:pStyle w:val="NoSpacing"/>
        <w:numPr>
          <w:ilvl w:val="0"/>
          <w:numId w:val="35"/>
        </w:numPr>
        <w:spacing w:line="360" w:lineRule="auto"/>
        <w:jc w:val="left"/>
        <w:rPr>
          <w:sz w:val="28"/>
          <w:szCs w:val="28"/>
          <w:lang w:bidi="ar-EG"/>
        </w:rPr>
      </w:pPr>
      <w:r>
        <w:rPr>
          <w:sz w:val="28"/>
          <w:szCs w:val="28"/>
          <w:lang w:bidi="ar-EG"/>
        </w:rPr>
        <w:t xml:space="preserve">Appointment scheduling functions </w:t>
      </w:r>
    </w:p>
    <w:p w14:paraId="033010E0" w14:textId="77777777" w:rsidR="003E2F64" w:rsidRPr="003E2F64" w:rsidRDefault="003E2F64">
      <w:pPr>
        <w:pStyle w:val="NoSpacing"/>
        <w:numPr>
          <w:ilvl w:val="0"/>
          <w:numId w:val="35"/>
        </w:numPr>
        <w:spacing w:line="360" w:lineRule="auto"/>
        <w:jc w:val="left"/>
        <w:rPr>
          <w:sz w:val="28"/>
          <w:szCs w:val="28"/>
          <w:lang w:bidi="ar-EG"/>
        </w:rPr>
      </w:pPr>
      <w:r>
        <w:rPr>
          <w:sz w:val="28"/>
          <w:szCs w:val="28"/>
          <w:lang w:bidi="ar-EG"/>
        </w:rPr>
        <w:t xml:space="preserve">Medical record creation and retrieval APIs </w:t>
      </w:r>
    </w:p>
    <w:p w14:paraId="66040BC8" w14:textId="77777777" w:rsidR="003E2F64" w:rsidRPr="003E2F64" w:rsidRDefault="003E2F64">
      <w:pPr>
        <w:pStyle w:val="NoSpacing"/>
        <w:numPr>
          <w:ilvl w:val="0"/>
          <w:numId w:val="35"/>
        </w:numPr>
        <w:spacing w:line="360" w:lineRule="auto"/>
        <w:jc w:val="left"/>
        <w:rPr>
          <w:sz w:val="28"/>
          <w:szCs w:val="28"/>
          <w:lang w:bidi="ar-EG"/>
        </w:rPr>
      </w:pPr>
      <w:r>
        <w:rPr>
          <w:sz w:val="28"/>
          <w:szCs w:val="28"/>
          <w:lang w:bidi="ar-EG"/>
        </w:rPr>
        <w:t xml:space="preserve">Virtual AI assistant response processing and emotion analysis integration with the AI model </w:t>
      </w:r>
    </w:p>
    <w:p w14:paraId="4444F085" w14:textId="77777777" w:rsidR="003E2F64" w:rsidRDefault="003E2F64" w:rsidP="00FB5522">
      <w:pPr>
        <w:pStyle w:val="NoSpacing"/>
        <w:spacing w:line="360" w:lineRule="auto"/>
        <w:jc w:val="left"/>
        <w:rPr>
          <w:sz w:val="28"/>
          <w:szCs w:val="28"/>
          <w:lang w:bidi="ar-EG"/>
        </w:rPr>
      </w:pPr>
      <w:r>
        <w:rPr>
          <w:sz w:val="28"/>
          <w:szCs w:val="28"/>
          <w:lang w:bidi="ar-EG"/>
        </w:rPr>
        <w:t xml:space="preserve">For backend testing, tools such as </w:t>
      </w:r>
      <w:proofErr w:type="spellStart"/>
      <w:r>
        <w:rPr>
          <w:sz w:val="28"/>
          <w:szCs w:val="28"/>
          <w:lang w:bidi="ar-EG"/>
        </w:rPr>
        <w:t>xUnit</w:t>
      </w:r>
      <w:proofErr w:type="spellEnd"/>
      <w:r>
        <w:rPr>
          <w:sz w:val="28"/>
          <w:szCs w:val="28"/>
          <w:lang w:bidi="ar-EG"/>
        </w:rPr>
        <w:t xml:space="preserve"> / </w:t>
      </w:r>
      <w:proofErr w:type="spellStart"/>
      <w:r>
        <w:rPr>
          <w:sz w:val="28"/>
          <w:szCs w:val="28"/>
          <w:lang w:bidi="ar-EG"/>
        </w:rPr>
        <w:t>NUnit</w:t>
      </w:r>
      <w:proofErr w:type="spellEnd"/>
      <w:r>
        <w:rPr>
          <w:sz w:val="28"/>
          <w:szCs w:val="28"/>
          <w:lang w:bidi="ar-EG"/>
        </w:rPr>
        <w:t xml:space="preserve"> were used to verify service-level logic, while React Testing Library was used for frontend components.</w:t>
      </w:r>
    </w:p>
    <w:p w14:paraId="23CBE846" w14:textId="77777777" w:rsidR="003E2F64" w:rsidRPr="003E2F64" w:rsidRDefault="003E2F64" w:rsidP="00FB5522">
      <w:pPr>
        <w:spacing w:line="278" w:lineRule="auto"/>
        <w:jc w:val="left"/>
        <w:rPr>
          <w:sz w:val="28"/>
          <w:szCs w:val="28"/>
          <w:lang w:bidi="ar-EG"/>
        </w:rPr>
      </w:pPr>
      <w:r>
        <w:rPr>
          <w:rStyle w:val="Heading1Char"/>
          <w:color w:val="2F5496" w:themeColor="accent1" w:themeShade="BF"/>
          <w:lang w:bidi="ar-EG"/>
        </w:rPr>
        <w:t>o Example:</w:t>
      </w:r>
      <w:r>
        <w:rPr>
          <w:sz w:val="28"/>
          <w:szCs w:val="28"/>
          <w:lang w:bidi="ar-EG"/>
        </w:rPr>
        <w:br/>
        <w:t>A unit test verified that the login function correctly validates user credentials and returns a valid authentication token, while rejecting invalid inputs.</w:t>
      </w:r>
    </w:p>
    <w:p w14:paraId="609A839E" w14:textId="77777777" w:rsidR="003E2F64" w:rsidRDefault="003E2F64" w:rsidP="003E2F64">
      <w:pPr>
        <w:spacing w:line="278" w:lineRule="auto"/>
        <w:jc w:val="left"/>
        <w:rPr>
          <w:sz w:val="28"/>
          <w:szCs w:val="28"/>
          <w:lang w:bidi="ar-EG"/>
        </w:rPr>
      </w:pPr>
      <w:r>
        <w:rPr>
          <w:sz w:val="28"/>
          <w:szCs w:val="28"/>
          <w:lang w:bidi="ar-EG"/>
        </w:rPr>
        <w:t xml:space="preserve">Additionally, a dedicated unit test was performed on the </w:t>
      </w:r>
      <w:r>
        <w:rPr>
          <w:b/>
          <w:bCs/>
          <w:sz w:val="28"/>
          <w:szCs w:val="28"/>
          <w:lang w:bidi="ar-EG"/>
        </w:rPr>
        <w:t>Virtual AI Avatar module</w:t>
      </w:r>
      <w:r>
        <w:rPr>
          <w:sz w:val="28"/>
          <w:szCs w:val="28"/>
          <w:lang w:bidi="ar-EG"/>
        </w:rPr>
        <w:t>, ensuring that the system correctly renders the avatar interface, processes user input (text/speech), and triggers appropriate emotional responses and facial expression states based on the AI analysis result.</w:t>
      </w:r>
    </w:p>
    <w:p w14:paraId="22B83B76" w14:textId="77777777" w:rsidR="003E2F64" w:rsidRPr="003E2F64" w:rsidRDefault="003E2F64" w:rsidP="003E2F64">
      <w:pPr>
        <w:pStyle w:val="Heading1"/>
        <w:rPr>
          <w:color w:val="2F5496" w:themeColor="accent1" w:themeShade="BF"/>
          <w:lang w:bidi="ar-EG"/>
        </w:rPr>
      </w:pPr>
      <w:r>
        <w:rPr>
          <w:color w:val="2F5496" w:themeColor="accent1" w:themeShade="BF"/>
          <w:lang w:bidi="ar-EG"/>
        </w:rPr>
        <w:t>• Integration Testing:</w:t>
      </w:r>
    </w:p>
    <w:p w14:paraId="10CDE966" w14:textId="77777777" w:rsidR="003E2F64" w:rsidRDefault="003E2F64" w:rsidP="003E2F64">
      <w:pPr>
        <w:spacing w:line="278" w:lineRule="auto"/>
        <w:jc w:val="left"/>
        <w:rPr>
          <w:sz w:val="28"/>
          <w:szCs w:val="28"/>
          <w:lang w:bidi="ar-EG"/>
        </w:rPr>
      </w:pPr>
      <w:r>
        <w:rPr>
          <w:color w:val="2F5496" w:themeColor="accent1" w:themeShade="BF"/>
          <w:sz w:val="28"/>
          <w:szCs w:val="28"/>
          <w:lang w:bidi="ar-EG"/>
        </w:rPr>
        <w:t xml:space="preserve">o </w:t>
      </w:r>
      <w:r>
        <w:rPr>
          <w:b/>
          <w:bCs/>
          <w:color w:val="2F5496" w:themeColor="accent1" w:themeShade="BF"/>
          <w:sz w:val="28"/>
          <w:szCs w:val="28"/>
          <w:lang w:bidi="ar-EG"/>
        </w:rPr>
        <w:t>Purpose:</w:t>
      </w:r>
      <w:r>
        <w:rPr>
          <w:sz w:val="28"/>
          <w:szCs w:val="28"/>
          <w:lang w:bidi="ar-EG"/>
        </w:rPr>
        <w:br/>
        <w:t>Ensured that all parts of the system work together correctly by testing the communication between the frontend, backend, AI engine, and database using RESTful APIs, making sure data is transferred accurately without errors.</w:t>
      </w:r>
    </w:p>
    <w:p w14:paraId="467FA520" w14:textId="77777777" w:rsidR="001E2917" w:rsidRDefault="001E2917" w:rsidP="00DE2B2C">
      <w:pPr>
        <w:pStyle w:val="NoSpacing"/>
        <w:spacing w:line="276" w:lineRule="auto"/>
        <w:jc w:val="left"/>
        <w:rPr>
          <w:rStyle w:val="Heading1Char"/>
          <w:color w:val="2F5496" w:themeColor="accent1" w:themeShade="BF"/>
        </w:rPr>
      </w:pPr>
    </w:p>
    <w:p w14:paraId="29EEA9DF" w14:textId="77777777" w:rsidR="001E2917" w:rsidRDefault="001E2917" w:rsidP="00DE2B2C">
      <w:pPr>
        <w:pStyle w:val="NoSpacing"/>
        <w:spacing w:line="276" w:lineRule="auto"/>
        <w:jc w:val="left"/>
        <w:rPr>
          <w:rStyle w:val="Heading1Char"/>
          <w:color w:val="2F5496" w:themeColor="accent1" w:themeShade="BF"/>
        </w:rPr>
      </w:pPr>
    </w:p>
    <w:p w14:paraId="43F7A368" w14:textId="77777777" w:rsidR="001E2917" w:rsidRDefault="001E2917" w:rsidP="00DE2B2C">
      <w:pPr>
        <w:pStyle w:val="NoSpacing"/>
        <w:spacing w:line="276" w:lineRule="auto"/>
        <w:jc w:val="left"/>
        <w:rPr>
          <w:rStyle w:val="Heading1Char"/>
          <w:color w:val="2F5496" w:themeColor="accent1" w:themeShade="BF"/>
        </w:rPr>
      </w:pPr>
    </w:p>
    <w:p w14:paraId="0E44ACFE" w14:textId="77777777" w:rsidR="001E2917" w:rsidRDefault="001E2917" w:rsidP="00DE2B2C">
      <w:pPr>
        <w:pStyle w:val="NoSpacing"/>
        <w:spacing w:line="276" w:lineRule="auto"/>
        <w:jc w:val="left"/>
        <w:rPr>
          <w:rStyle w:val="Heading1Char"/>
          <w:color w:val="2F5496" w:themeColor="accent1" w:themeShade="BF"/>
        </w:rPr>
      </w:pPr>
    </w:p>
    <w:p w14:paraId="7BAD4870" w14:textId="77777777" w:rsidR="001E2917" w:rsidRDefault="001E2917" w:rsidP="00DE2B2C">
      <w:pPr>
        <w:pStyle w:val="NoSpacing"/>
        <w:spacing w:line="276" w:lineRule="auto"/>
        <w:jc w:val="left"/>
        <w:rPr>
          <w:rStyle w:val="Heading1Char"/>
          <w:color w:val="2F5496" w:themeColor="accent1" w:themeShade="BF"/>
        </w:rPr>
      </w:pPr>
    </w:p>
    <w:p w14:paraId="41C0EB6C" w14:textId="77777777" w:rsidR="003E2F64" w:rsidRPr="003E2F64" w:rsidRDefault="003E2F64" w:rsidP="00DE2B2C">
      <w:pPr>
        <w:pStyle w:val="NoSpacing"/>
        <w:spacing w:line="276" w:lineRule="auto"/>
        <w:jc w:val="left"/>
        <w:rPr>
          <w:sz w:val="28"/>
          <w:szCs w:val="28"/>
          <w:lang w:bidi="ar-EG"/>
        </w:rPr>
      </w:pPr>
      <w:r>
        <w:rPr>
          <w:rStyle w:val="Heading1Char"/>
          <w:color w:val="2F5496" w:themeColor="accent1" w:themeShade="BF"/>
        </w:rPr>
        <w:t>o Implementation:</w:t>
      </w:r>
      <w:r>
        <w:rPr>
          <w:b/>
          <w:lang w:bidi="ar-EG"/>
        </w:rPr>
        <w:br/>
      </w:r>
      <w:r>
        <w:rPr>
          <w:sz w:val="28"/>
          <w:szCs w:val="28"/>
          <w:lang w:bidi="ar-EG"/>
        </w:rPr>
        <w:t xml:space="preserve">Integration testing was performed using </w:t>
      </w:r>
      <w:r>
        <w:rPr>
          <w:b/>
          <w:bCs/>
          <w:sz w:val="28"/>
          <w:szCs w:val="28"/>
          <w:lang w:bidi="ar-EG"/>
        </w:rPr>
        <w:t>Postman</w:t>
      </w:r>
      <w:r>
        <w:rPr>
          <w:sz w:val="28"/>
          <w:szCs w:val="28"/>
          <w:lang w:bidi="ar-EG"/>
        </w:rPr>
        <w:t xml:space="preserve"> and </w:t>
      </w:r>
      <w:r>
        <w:rPr>
          <w:b/>
          <w:bCs/>
          <w:sz w:val="28"/>
          <w:szCs w:val="28"/>
          <w:lang w:bidi="ar-EG"/>
        </w:rPr>
        <w:t>Swagger UI</w:t>
      </w:r>
      <w:r>
        <w:rPr>
          <w:sz w:val="28"/>
          <w:szCs w:val="28"/>
          <w:lang w:bidi="ar-EG"/>
        </w:rPr>
        <w:t xml:space="preserve"> to simulate real-world interaction between system components and ensure the whole platform works smoothly as one complete workflow.</w:t>
      </w:r>
    </w:p>
    <w:p w14:paraId="21145618" w14:textId="77777777" w:rsidR="003E2F64" w:rsidRPr="003E2F64" w:rsidRDefault="003E2F64" w:rsidP="00DE2B2C">
      <w:pPr>
        <w:pStyle w:val="NoSpacing"/>
        <w:spacing w:line="276" w:lineRule="auto"/>
        <w:jc w:val="left"/>
        <w:rPr>
          <w:sz w:val="28"/>
          <w:szCs w:val="28"/>
          <w:lang w:bidi="ar-EG"/>
        </w:rPr>
      </w:pPr>
      <w:r>
        <w:rPr>
          <w:sz w:val="28"/>
          <w:szCs w:val="28"/>
          <w:lang w:bidi="ar-EG"/>
        </w:rPr>
        <w:t>The testing covered the main user journeys, including:</w:t>
      </w:r>
    </w:p>
    <w:p w14:paraId="2437919D" w14:textId="77777777" w:rsidR="00FB5522" w:rsidRPr="001E2917" w:rsidRDefault="00FB5522" w:rsidP="001E2917">
      <w:pPr>
        <w:pStyle w:val="NoSpacing"/>
        <w:spacing w:line="360" w:lineRule="auto"/>
        <w:ind w:left="720"/>
        <w:jc w:val="left"/>
        <w:rPr>
          <w:sz w:val="28"/>
          <w:szCs w:val="28"/>
          <w:lang w:bidi="ar-EG"/>
        </w:rPr>
      </w:pPr>
    </w:p>
    <w:p w14:paraId="02DA0509" w14:textId="77777777" w:rsidR="003E2F64" w:rsidRPr="003E2F64" w:rsidRDefault="003E2F64">
      <w:pPr>
        <w:pStyle w:val="NoSpacing"/>
        <w:numPr>
          <w:ilvl w:val="0"/>
          <w:numId w:val="36"/>
        </w:numPr>
        <w:spacing w:line="360" w:lineRule="auto"/>
        <w:jc w:val="left"/>
        <w:rPr>
          <w:sz w:val="28"/>
          <w:szCs w:val="28"/>
          <w:lang w:bidi="ar-EG"/>
        </w:rPr>
      </w:pPr>
      <w:r>
        <w:rPr>
          <w:sz w:val="28"/>
          <w:szCs w:val="28"/>
          <w:lang w:bidi="ar-EG"/>
        </w:rPr>
        <w:t xml:space="preserve">Communication between </w:t>
      </w:r>
      <w:r>
        <w:rPr>
          <w:b/>
          <w:bCs/>
          <w:sz w:val="28"/>
          <w:szCs w:val="28"/>
          <w:lang w:bidi="ar-EG"/>
        </w:rPr>
        <w:t>React frontend and .NET Core backend APIs</w:t>
      </w:r>
      <w:r>
        <w:rPr>
          <w:sz w:val="28"/>
          <w:szCs w:val="28"/>
          <w:lang w:bidi="ar-EG"/>
        </w:rPr>
        <w:t xml:space="preserve"> to ensure all user actions are processed correctly. </w:t>
      </w:r>
    </w:p>
    <w:p w14:paraId="00FFEB50" w14:textId="77777777" w:rsidR="003E2F64" w:rsidRPr="003E2F64" w:rsidRDefault="003E2F64">
      <w:pPr>
        <w:pStyle w:val="NoSpacing"/>
        <w:numPr>
          <w:ilvl w:val="0"/>
          <w:numId w:val="36"/>
        </w:numPr>
        <w:spacing w:line="360" w:lineRule="auto"/>
        <w:jc w:val="left"/>
        <w:rPr>
          <w:sz w:val="28"/>
          <w:szCs w:val="28"/>
          <w:lang w:bidi="ar-EG"/>
        </w:rPr>
      </w:pPr>
      <w:r>
        <w:rPr>
          <w:sz w:val="28"/>
          <w:szCs w:val="28"/>
          <w:lang w:bidi="ar-EG"/>
        </w:rPr>
        <w:t xml:space="preserve">Interaction between the </w:t>
      </w:r>
      <w:r>
        <w:rPr>
          <w:b/>
          <w:bCs/>
          <w:sz w:val="28"/>
          <w:szCs w:val="28"/>
          <w:lang w:bidi="ar-EG"/>
        </w:rPr>
        <w:t>AI chatbot / virtual avatar and the psychological assessment engine</w:t>
      </w:r>
      <w:r>
        <w:rPr>
          <w:sz w:val="28"/>
          <w:szCs w:val="28"/>
          <w:lang w:bidi="ar-EG"/>
        </w:rPr>
        <w:t xml:space="preserve"> to validate accurate emotional analysis and responses. </w:t>
      </w:r>
    </w:p>
    <w:p w14:paraId="74F302A6" w14:textId="77777777" w:rsidR="003E2F64" w:rsidRPr="003E2F64" w:rsidRDefault="003E2F64">
      <w:pPr>
        <w:pStyle w:val="NoSpacing"/>
        <w:numPr>
          <w:ilvl w:val="0"/>
          <w:numId w:val="36"/>
        </w:numPr>
        <w:spacing w:line="360" w:lineRule="auto"/>
        <w:jc w:val="left"/>
        <w:rPr>
          <w:sz w:val="28"/>
          <w:szCs w:val="28"/>
          <w:lang w:bidi="ar-EG"/>
        </w:rPr>
      </w:pPr>
      <w:r>
        <w:rPr>
          <w:sz w:val="28"/>
          <w:szCs w:val="28"/>
          <w:lang w:bidi="ar-EG"/>
        </w:rPr>
        <w:t xml:space="preserve">Full </w:t>
      </w:r>
      <w:r>
        <w:rPr>
          <w:b/>
          <w:bCs/>
          <w:sz w:val="28"/>
          <w:szCs w:val="28"/>
          <w:lang w:bidi="ar-EG"/>
        </w:rPr>
        <w:t>appointment flow</w:t>
      </w:r>
      <w:r>
        <w:rPr>
          <w:sz w:val="28"/>
          <w:szCs w:val="28"/>
          <w:lang w:bidi="ar-EG"/>
        </w:rPr>
        <w:t xml:space="preserve">, including availability checking, booking, and confirmation. </w:t>
      </w:r>
    </w:p>
    <w:p w14:paraId="29B9A00C" w14:textId="77777777" w:rsidR="003E2F64" w:rsidRPr="003E2F64" w:rsidRDefault="003E2F64">
      <w:pPr>
        <w:pStyle w:val="NoSpacing"/>
        <w:numPr>
          <w:ilvl w:val="0"/>
          <w:numId w:val="36"/>
        </w:numPr>
        <w:spacing w:line="360" w:lineRule="auto"/>
        <w:jc w:val="left"/>
        <w:rPr>
          <w:sz w:val="28"/>
          <w:szCs w:val="28"/>
          <w:lang w:bidi="ar-EG"/>
        </w:rPr>
      </w:pPr>
      <w:r>
        <w:rPr>
          <w:sz w:val="28"/>
          <w:szCs w:val="28"/>
          <w:lang w:bidi="ar-EG"/>
        </w:rPr>
        <w:t xml:space="preserve">Storage and retrieval of </w:t>
      </w:r>
      <w:r>
        <w:rPr>
          <w:b/>
          <w:bCs/>
          <w:sz w:val="28"/>
          <w:szCs w:val="28"/>
          <w:lang w:bidi="ar-EG"/>
        </w:rPr>
        <w:t>medical records in SQL Server</w:t>
      </w:r>
      <w:r>
        <w:rPr>
          <w:sz w:val="28"/>
          <w:szCs w:val="28"/>
          <w:lang w:bidi="ar-EG"/>
        </w:rPr>
        <w:t xml:space="preserve"> without data inconsistency. </w:t>
      </w:r>
    </w:p>
    <w:p w14:paraId="513DBBDC" w14:textId="77777777" w:rsidR="003E2F64" w:rsidRPr="003E2F64" w:rsidRDefault="003E2F64">
      <w:pPr>
        <w:pStyle w:val="NoSpacing"/>
        <w:numPr>
          <w:ilvl w:val="0"/>
          <w:numId w:val="36"/>
        </w:numPr>
        <w:spacing w:line="360" w:lineRule="auto"/>
        <w:jc w:val="left"/>
        <w:rPr>
          <w:sz w:val="28"/>
          <w:szCs w:val="28"/>
          <w:lang w:bidi="ar-EG"/>
        </w:rPr>
      </w:pPr>
      <w:r>
        <w:rPr>
          <w:sz w:val="28"/>
          <w:szCs w:val="28"/>
          <w:lang w:bidi="ar-EG"/>
        </w:rPr>
        <w:t xml:space="preserve">Synchronization between the </w:t>
      </w:r>
      <w:r>
        <w:rPr>
          <w:b/>
          <w:bCs/>
          <w:sz w:val="28"/>
          <w:szCs w:val="28"/>
          <w:lang w:bidi="ar-EG"/>
        </w:rPr>
        <w:t>Virtual AI Avatar and emotion analysis module</w:t>
      </w:r>
      <w:r>
        <w:rPr>
          <w:sz w:val="28"/>
          <w:szCs w:val="28"/>
          <w:lang w:bidi="ar-EG"/>
        </w:rPr>
        <w:t xml:space="preserve"> to match responses with the user’s emotional state.</w:t>
      </w:r>
    </w:p>
    <w:p w14:paraId="485CB60C" w14:textId="77777777" w:rsidR="003E2F64" w:rsidRPr="003E2F64" w:rsidRDefault="003E2F64" w:rsidP="00FB5522">
      <w:pPr>
        <w:pStyle w:val="NoSpacing"/>
        <w:spacing w:line="360" w:lineRule="auto"/>
        <w:jc w:val="left"/>
        <w:rPr>
          <w:sz w:val="28"/>
          <w:szCs w:val="28"/>
          <w:lang w:bidi="ar-EG"/>
        </w:rPr>
      </w:pPr>
      <w:r>
        <w:rPr>
          <w:sz w:val="28"/>
          <w:szCs w:val="28"/>
          <w:lang w:bidi="ar-EG"/>
        </w:rPr>
        <w:t>Ensuring proper interaction between the Virtual AI Avatar and the emotion analysis module, so facial expressions and responses match the detected user mood.</w:t>
      </w:r>
    </w:p>
    <w:p w14:paraId="27C0BD02" w14:textId="77777777" w:rsidR="003228AD" w:rsidRPr="00FB5522" w:rsidRDefault="003228AD" w:rsidP="00FB5522">
      <w:pPr>
        <w:pStyle w:val="Heading1"/>
        <w:rPr>
          <w:color w:val="2F5496" w:themeColor="accent1" w:themeShade="BF"/>
          <w:sz w:val="28"/>
          <w:szCs w:val="28"/>
          <w:lang w:bidi="ar-EG"/>
        </w:rPr>
      </w:pPr>
      <w:r>
        <w:rPr>
          <w:color w:val="2F5496" w:themeColor="accent1" w:themeShade="BF"/>
          <w:lang w:bidi="ar-EG"/>
        </w:rPr>
        <w:t>• User Testing:</w:t>
      </w:r>
    </w:p>
    <w:p w14:paraId="281FB69E" w14:textId="77777777" w:rsidR="003228AD" w:rsidRPr="003228AD" w:rsidRDefault="003228AD" w:rsidP="00FB5522">
      <w:pPr>
        <w:jc w:val="left"/>
        <w:rPr>
          <w:rFonts w:eastAsiaTheme="majorEastAsia" w:cstheme="majorBidi"/>
          <w:bCs/>
          <w:color w:val="000000" w:themeColor="text1"/>
          <w:sz w:val="28"/>
          <w:szCs w:val="36"/>
          <w:lang w:bidi="ar-EG"/>
        </w:rPr>
      </w:pPr>
      <w:r>
        <w:rPr>
          <w:rFonts w:eastAsiaTheme="majorEastAsia" w:cstheme="majorBidi"/>
          <w:b/>
          <w:color w:val="2F5496" w:themeColor="accent1" w:themeShade="BF"/>
          <w:sz w:val="28"/>
          <w:szCs w:val="36"/>
          <w:lang w:bidi="ar-EG"/>
        </w:rPr>
        <w:t>o Purpose:</w:t>
      </w:r>
      <w:r>
        <w:rPr>
          <w:rFonts w:eastAsiaTheme="majorEastAsia" w:cstheme="majorBidi"/>
          <w:b/>
          <w:color w:val="2F5496" w:themeColor="accent1" w:themeShade="BF"/>
          <w:sz w:val="28"/>
          <w:szCs w:val="36"/>
          <w:lang w:bidi="ar-EG"/>
        </w:rPr>
        <w:br/>
      </w:r>
      <w:r>
        <w:rPr>
          <w:rFonts w:eastAsiaTheme="majorEastAsia" w:cstheme="majorBidi"/>
          <w:bCs/>
          <w:color w:val="000000" w:themeColor="text1"/>
          <w:sz w:val="28"/>
          <w:szCs w:val="36"/>
          <w:lang w:bidi="ar-EG"/>
        </w:rPr>
        <w:t>To evaluate how easy the system is to use, the quality of emotional interaction, and the overall user experience in a realistic mental health support scenario.</w:t>
      </w:r>
    </w:p>
    <w:p w14:paraId="63AD8A69" w14:textId="77777777" w:rsidR="001E2917" w:rsidRDefault="001E2917" w:rsidP="00FB5522">
      <w:pPr>
        <w:jc w:val="left"/>
        <w:rPr>
          <w:rStyle w:val="Heading1Char"/>
          <w:color w:val="2F5496" w:themeColor="accent1" w:themeShade="BF"/>
          <w:lang w:bidi="ar-EG"/>
        </w:rPr>
      </w:pPr>
    </w:p>
    <w:p w14:paraId="13A3D522" w14:textId="77777777" w:rsidR="001E2917" w:rsidRDefault="001E2917" w:rsidP="00FB5522">
      <w:pPr>
        <w:jc w:val="left"/>
        <w:rPr>
          <w:rStyle w:val="Heading1Char"/>
          <w:color w:val="2F5496" w:themeColor="accent1" w:themeShade="BF"/>
          <w:lang w:bidi="ar-EG"/>
        </w:rPr>
      </w:pPr>
    </w:p>
    <w:p w14:paraId="0F343DEA" w14:textId="77777777" w:rsidR="001E2917" w:rsidRDefault="001E2917" w:rsidP="00FB5522">
      <w:pPr>
        <w:jc w:val="left"/>
        <w:rPr>
          <w:rStyle w:val="Heading1Char"/>
          <w:color w:val="2F5496" w:themeColor="accent1" w:themeShade="BF"/>
          <w:lang w:bidi="ar-EG"/>
        </w:rPr>
      </w:pPr>
    </w:p>
    <w:p w14:paraId="6237F533" w14:textId="77777777" w:rsidR="003228AD" w:rsidRPr="003228AD" w:rsidRDefault="003228AD" w:rsidP="00FB5522">
      <w:pPr>
        <w:jc w:val="left"/>
        <w:rPr>
          <w:rFonts w:eastAsiaTheme="majorEastAsia" w:cstheme="majorBidi"/>
          <w:bCs/>
          <w:color w:val="000000" w:themeColor="text1"/>
          <w:sz w:val="28"/>
          <w:szCs w:val="36"/>
          <w:lang w:bidi="ar-EG"/>
        </w:rPr>
      </w:pPr>
      <w:r>
        <w:rPr>
          <w:rStyle w:val="Heading1Char"/>
          <w:color w:val="2F5496" w:themeColor="accent1" w:themeShade="BF"/>
          <w:lang w:bidi="ar-EG"/>
        </w:rPr>
        <w:t>o Implementation:</w:t>
      </w:r>
      <w:r>
        <w:rPr>
          <w:rFonts w:eastAsiaTheme="majorEastAsia" w:cstheme="majorBidi"/>
          <w:bCs/>
          <w:color w:val="2F5496" w:themeColor="accent1" w:themeShade="BF"/>
          <w:sz w:val="32"/>
          <w:szCs w:val="40"/>
          <w:lang w:bidi="ar-EG"/>
        </w:rPr>
        <w:br/>
      </w:r>
      <w:r>
        <w:rPr>
          <w:rFonts w:eastAsiaTheme="majorEastAsia" w:cstheme="majorBidi"/>
          <w:bCs/>
          <w:color w:val="000000" w:themeColor="text1"/>
          <w:sz w:val="28"/>
          <w:szCs w:val="36"/>
          <w:lang w:bidi="ar-EG"/>
        </w:rPr>
        <w:t>The platform was tested by a group of students and volunteers under simulated real-world conditions. Users interacted with the main features of the system, including the AI chatbot, Virtual AI Avatar, psychological assessment tool, appointment booking, and feedback modules.</w:t>
      </w:r>
    </w:p>
    <w:p w14:paraId="17C69267" w14:textId="77777777" w:rsidR="003228AD" w:rsidRDefault="003228AD" w:rsidP="00FB5522">
      <w:pPr>
        <w:jc w:val="left"/>
        <w:rPr>
          <w:rFonts w:eastAsiaTheme="majorEastAsia" w:cstheme="majorBidi"/>
          <w:bCs/>
          <w:color w:val="000000" w:themeColor="text1"/>
          <w:sz w:val="28"/>
          <w:szCs w:val="36"/>
          <w:lang w:bidi="ar-EG"/>
        </w:rPr>
      </w:pPr>
      <w:r>
        <w:rPr>
          <w:rFonts w:eastAsiaTheme="majorEastAsia" w:cstheme="majorBidi"/>
          <w:bCs/>
          <w:color w:val="000000" w:themeColor="text1"/>
          <w:sz w:val="28"/>
          <w:szCs w:val="36"/>
          <w:lang w:bidi="ar-EG"/>
        </w:rPr>
        <w:t>Their feedback was collected through surveys and direct observation to better understand their experience and emotional response while using the platform.</w:t>
      </w:r>
    </w:p>
    <w:p w14:paraId="37EB29F9" w14:textId="77777777" w:rsidR="00FB5522" w:rsidRDefault="00FB5522" w:rsidP="00FB5522">
      <w:pPr>
        <w:jc w:val="left"/>
        <w:rPr>
          <w:rFonts w:eastAsiaTheme="majorEastAsia" w:cstheme="majorBidi"/>
          <w:bCs/>
          <w:color w:val="2F5496" w:themeColor="accent1" w:themeShade="BF"/>
          <w:sz w:val="28"/>
          <w:szCs w:val="36"/>
          <w:lang w:bidi="ar-EG"/>
        </w:rPr>
      </w:pPr>
    </w:p>
    <w:p w14:paraId="53B603E8" w14:textId="77777777" w:rsidR="003228AD" w:rsidRPr="003228AD" w:rsidRDefault="003228AD" w:rsidP="00FB5522">
      <w:pPr>
        <w:jc w:val="left"/>
        <w:rPr>
          <w:rFonts w:eastAsiaTheme="majorEastAsia" w:cstheme="majorBidi"/>
          <w:bCs/>
          <w:color w:val="000000" w:themeColor="text1"/>
          <w:sz w:val="28"/>
          <w:szCs w:val="36"/>
          <w:lang w:bidi="ar-EG"/>
        </w:rPr>
      </w:pPr>
      <w:r>
        <w:rPr>
          <w:rFonts w:eastAsiaTheme="majorEastAsia" w:cstheme="majorBidi"/>
          <w:bCs/>
          <w:color w:val="2F5496" w:themeColor="accent1" w:themeShade="BF"/>
          <w:sz w:val="28"/>
          <w:szCs w:val="36"/>
          <w:lang w:bidi="ar-EG"/>
        </w:rPr>
        <w:t xml:space="preserve">o </w:t>
      </w:r>
      <w:r>
        <w:rPr>
          <w:rFonts w:eastAsiaTheme="majorEastAsia" w:cstheme="majorBidi"/>
          <w:b/>
          <w:bCs/>
          <w:color w:val="2F5496" w:themeColor="accent1" w:themeShade="BF"/>
          <w:sz w:val="28"/>
          <w:szCs w:val="36"/>
          <w:lang w:bidi="ar-EG"/>
        </w:rPr>
        <w:t>Example:</w:t>
      </w:r>
      <w:r>
        <w:rPr>
          <w:rFonts w:eastAsiaTheme="majorEastAsia" w:cstheme="majorBidi"/>
          <w:bCs/>
          <w:color w:val="000000" w:themeColor="text1"/>
          <w:sz w:val="28"/>
          <w:szCs w:val="36"/>
          <w:lang w:bidi="ar-EG"/>
        </w:rPr>
        <w:br/>
        <w:t xml:space="preserve">Users described the </w:t>
      </w:r>
      <w:r>
        <w:rPr>
          <w:rFonts w:eastAsiaTheme="majorEastAsia" w:cstheme="majorBidi"/>
          <w:b/>
          <w:bCs/>
          <w:color w:val="000000" w:themeColor="text1"/>
          <w:sz w:val="28"/>
          <w:szCs w:val="36"/>
          <w:lang w:bidi="ar-EG"/>
        </w:rPr>
        <w:t>Virtual AI Avatar</w:t>
      </w:r>
      <w:r>
        <w:rPr>
          <w:rFonts w:eastAsiaTheme="majorEastAsia" w:cstheme="majorBidi"/>
          <w:bCs/>
          <w:color w:val="000000" w:themeColor="text1"/>
          <w:sz w:val="28"/>
          <w:szCs w:val="36"/>
          <w:lang w:bidi="ar-EG"/>
        </w:rPr>
        <w:t xml:space="preserve"> as realistic and emotionally engaging, especially because of its facial expressions and tone of voice. The </w:t>
      </w:r>
      <w:r>
        <w:rPr>
          <w:rFonts w:eastAsiaTheme="majorEastAsia" w:cstheme="majorBidi"/>
          <w:b/>
          <w:bCs/>
          <w:color w:val="000000" w:themeColor="text1"/>
          <w:sz w:val="28"/>
          <w:szCs w:val="36"/>
          <w:lang w:bidi="ar-EG"/>
        </w:rPr>
        <w:t>AI chatbot</w:t>
      </w:r>
      <w:r>
        <w:rPr>
          <w:rFonts w:eastAsiaTheme="majorEastAsia" w:cstheme="majorBidi"/>
          <w:bCs/>
          <w:color w:val="000000" w:themeColor="text1"/>
          <w:sz w:val="28"/>
          <w:szCs w:val="36"/>
          <w:lang w:bidi="ar-EG"/>
        </w:rPr>
        <w:t xml:space="preserve"> was considered supportive and easy to communicate with, which helped users feel comfortable during interaction.</w:t>
      </w:r>
    </w:p>
    <w:p w14:paraId="08C0BBF1" w14:textId="77777777" w:rsidR="003228AD" w:rsidRPr="003228AD" w:rsidRDefault="003228AD" w:rsidP="00FB5522">
      <w:pPr>
        <w:jc w:val="left"/>
        <w:rPr>
          <w:rFonts w:eastAsiaTheme="majorEastAsia" w:cstheme="majorBidi"/>
          <w:bCs/>
          <w:color w:val="000000" w:themeColor="text1"/>
          <w:sz w:val="28"/>
          <w:szCs w:val="36"/>
          <w:lang w:bidi="ar-EG"/>
        </w:rPr>
      </w:pPr>
      <w:r>
        <w:rPr>
          <w:rFonts w:eastAsiaTheme="majorEastAsia" w:cstheme="majorBidi"/>
          <w:bCs/>
          <w:color w:val="000000" w:themeColor="text1"/>
          <w:sz w:val="28"/>
          <w:szCs w:val="36"/>
          <w:lang w:bidi="ar-EG"/>
        </w:rPr>
        <w:t>Overall, the system was praised for successfully combining all mental health services into one simple, unified, and accessible platform.</w:t>
      </w:r>
    </w:p>
    <w:p w14:paraId="64F6CC2A" w14:textId="77777777" w:rsidR="003228AD" w:rsidRPr="003228AD" w:rsidRDefault="003228AD" w:rsidP="00FB5522">
      <w:pPr>
        <w:jc w:val="left"/>
        <w:rPr>
          <w:rFonts w:eastAsiaTheme="majorEastAsia" w:cstheme="majorBidi"/>
          <w:bCs/>
          <w:color w:val="000000" w:themeColor="text1"/>
          <w:sz w:val="28"/>
          <w:szCs w:val="36"/>
          <w:lang w:bidi="ar-EG"/>
        </w:rPr>
      </w:pPr>
      <w:r>
        <w:rPr>
          <w:rFonts w:eastAsiaTheme="majorEastAsia" w:cstheme="majorBidi"/>
          <w:bCs/>
          <w:color w:val="000000" w:themeColor="text1"/>
          <w:sz w:val="28"/>
          <w:szCs w:val="36"/>
          <w:lang w:bidi="ar-EG"/>
        </w:rPr>
        <w:t>Some suggestions for improvement included:</w:t>
      </w:r>
    </w:p>
    <w:p w14:paraId="6B034943" w14:textId="77777777" w:rsidR="003228AD" w:rsidRPr="003228AD" w:rsidRDefault="003228AD">
      <w:pPr>
        <w:numPr>
          <w:ilvl w:val="0"/>
          <w:numId w:val="37"/>
        </w:numPr>
        <w:jc w:val="left"/>
        <w:rPr>
          <w:rFonts w:eastAsiaTheme="majorEastAsia" w:cstheme="majorBidi"/>
          <w:bCs/>
          <w:color w:val="000000" w:themeColor="text1"/>
          <w:sz w:val="28"/>
          <w:szCs w:val="36"/>
          <w:lang w:bidi="ar-EG"/>
        </w:rPr>
      </w:pPr>
      <w:r>
        <w:rPr>
          <w:rFonts w:eastAsiaTheme="majorEastAsia" w:cstheme="majorBidi"/>
          <w:bCs/>
          <w:color w:val="000000" w:themeColor="text1"/>
          <w:sz w:val="28"/>
          <w:szCs w:val="36"/>
          <w:lang w:bidi="ar-EG"/>
        </w:rPr>
        <w:t xml:space="preserve">Improving voice interaction in the AI avatar </w:t>
      </w:r>
    </w:p>
    <w:p w14:paraId="781E7FA7" w14:textId="77777777" w:rsidR="003228AD" w:rsidRPr="003228AD" w:rsidRDefault="003228AD">
      <w:pPr>
        <w:numPr>
          <w:ilvl w:val="0"/>
          <w:numId w:val="37"/>
        </w:numPr>
        <w:jc w:val="left"/>
        <w:rPr>
          <w:rFonts w:eastAsiaTheme="majorEastAsia" w:cstheme="majorBidi"/>
          <w:bCs/>
          <w:color w:val="000000" w:themeColor="text1"/>
          <w:sz w:val="28"/>
          <w:szCs w:val="36"/>
          <w:lang w:bidi="ar-EG"/>
        </w:rPr>
      </w:pPr>
      <w:r>
        <w:rPr>
          <w:rFonts w:eastAsiaTheme="majorEastAsia" w:cstheme="majorBidi"/>
          <w:bCs/>
          <w:color w:val="000000" w:themeColor="text1"/>
          <w:sz w:val="28"/>
          <w:szCs w:val="36"/>
          <w:lang w:bidi="ar-EG"/>
        </w:rPr>
        <w:t xml:space="preserve">Making emotional expressions more natural and dynamic </w:t>
      </w:r>
    </w:p>
    <w:p w14:paraId="451434A9" w14:textId="77777777" w:rsidR="003228AD" w:rsidRDefault="003228AD">
      <w:pPr>
        <w:numPr>
          <w:ilvl w:val="0"/>
          <w:numId w:val="37"/>
        </w:numPr>
        <w:jc w:val="left"/>
        <w:rPr>
          <w:rFonts w:eastAsiaTheme="majorEastAsia" w:cstheme="majorBidi"/>
          <w:bCs/>
          <w:color w:val="000000" w:themeColor="text1"/>
          <w:sz w:val="28"/>
          <w:szCs w:val="36"/>
          <w:lang w:bidi="ar-EG"/>
        </w:rPr>
      </w:pPr>
      <w:r>
        <w:rPr>
          <w:rFonts w:eastAsiaTheme="majorEastAsia" w:cstheme="majorBidi"/>
          <w:bCs/>
          <w:color w:val="000000" w:themeColor="text1"/>
          <w:sz w:val="28"/>
          <w:szCs w:val="36"/>
          <w:lang w:bidi="ar-EG"/>
        </w:rPr>
        <w:t>Adding mobile notifications for appointments and sessions</w:t>
      </w:r>
    </w:p>
    <w:p w14:paraId="33350F23" w14:textId="77777777" w:rsidR="001E2917" w:rsidRDefault="001E2917" w:rsidP="003228AD">
      <w:pPr>
        <w:pStyle w:val="Heading1"/>
        <w:rPr>
          <w:color w:val="2F5496" w:themeColor="accent1" w:themeShade="BF"/>
          <w:lang w:bidi="ar-EG"/>
        </w:rPr>
      </w:pPr>
    </w:p>
    <w:p w14:paraId="15928018" w14:textId="77777777" w:rsidR="003228AD" w:rsidRPr="003228AD" w:rsidRDefault="003228AD" w:rsidP="003228AD">
      <w:pPr>
        <w:pStyle w:val="Heading1"/>
        <w:rPr>
          <w:color w:val="2F5496" w:themeColor="accent1" w:themeShade="BF"/>
          <w:lang w:bidi="ar-EG"/>
        </w:rPr>
      </w:pPr>
      <w:r>
        <w:rPr>
          <w:color w:val="2F5496" w:themeColor="accent1" w:themeShade="BF"/>
          <w:lang w:bidi="ar-EG"/>
        </w:rPr>
        <w:t>5.2 Performance Metrics (Accuracy, Speed, Scalability, etc.)</w:t>
      </w:r>
    </w:p>
    <w:p w14:paraId="3048CC0C" w14:textId="77777777" w:rsidR="003228AD" w:rsidRDefault="008F1053" w:rsidP="00DE2B2C">
      <w:pPr>
        <w:spacing w:line="276" w:lineRule="auto"/>
        <w:jc w:val="left"/>
        <w:rPr>
          <w:rFonts w:eastAsiaTheme="majorEastAsia" w:cstheme="majorBidi"/>
          <w:bCs/>
          <w:color w:val="000000" w:themeColor="text1"/>
          <w:sz w:val="28"/>
          <w:szCs w:val="36"/>
          <w:lang w:bidi="ar-EG"/>
        </w:rPr>
      </w:pPr>
      <w:r>
        <w:rPr>
          <w:rFonts w:eastAsiaTheme="majorEastAsia" w:cstheme="majorBidi"/>
          <w:bCs/>
          <w:color w:val="000000" w:themeColor="text1"/>
          <w:sz w:val="28"/>
          <w:szCs w:val="36"/>
          <w:lang w:bidi="ar-EG"/>
        </w:rPr>
        <w:t>The system was evaluated by using key performance metrics to ensure it meets functional, technical, and user experience standards.</w:t>
      </w:r>
    </w:p>
    <w:p w14:paraId="73C8AC17" w14:textId="77777777" w:rsidR="008F1053" w:rsidRPr="00DE2B2C" w:rsidRDefault="008F1053" w:rsidP="00DE2B2C">
      <w:pPr>
        <w:pStyle w:val="Heading1"/>
        <w:rPr>
          <w:color w:val="2F5496" w:themeColor="accent1" w:themeShade="BF"/>
        </w:rPr>
      </w:pPr>
      <w:r>
        <w:rPr>
          <w:color w:val="2F5496" w:themeColor="accent1" w:themeShade="BF"/>
        </w:rPr>
        <w:t>• Accuracy</w:t>
      </w:r>
    </w:p>
    <w:p w14:paraId="747EF659" w14:textId="77777777" w:rsidR="008F1053" w:rsidRDefault="008F1053" w:rsidP="00DE2B2C">
      <w:pPr>
        <w:spacing w:line="276" w:lineRule="auto"/>
        <w:jc w:val="left"/>
        <w:rPr>
          <w:rFonts w:eastAsiaTheme="majorEastAsia" w:cstheme="majorBidi"/>
          <w:bCs/>
          <w:color w:val="000000" w:themeColor="text1"/>
          <w:sz w:val="28"/>
          <w:szCs w:val="36"/>
          <w:lang w:bidi="ar-EG"/>
        </w:rPr>
      </w:pPr>
      <w:r>
        <w:rPr>
          <w:rFonts w:eastAsiaTheme="majorEastAsia" w:cstheme="majorBidi"/>
          <w:bCs/>
          <w:color w:val="000000" w:themeColor="text1"/>
          <w:sz w:val="28"/>
          <w:szCs w:val="36"/>
          <w:lang w:bidi="ar-EG"/>
        </w:rPr>
        <w:t>Accuracy was evaluated based on the ability of the AI system to correctly understand user emotions and provide appropriate recommendations.</w:t>
      </w:r>
    </w:p>
    <w:p w14:paraId="45BDA83F" w14:textId="77777777" w:rsidR="008F1053" w:rsidRPr="008F1053" w:rsidRDefault="008F1053" w:rsidP="00DE2B2C">
      <w:pPr>
        <w:spacing w:line="276" w:lineRule="auto"/>
        <w:jc w:val="left"/>
        <w:rPr>
          <w:rFonts w:eastAsiaTheme="majorEastAsia" w:cstheme="majorBidi"/>
          <w:bCs/>
          <w:color w:val="000000" w:themeColor="text1"/>
          <w:sz w:val="28"/>
          <w:szCs w:val="36"/>
          <w:lang w:bidi="ar-EG"/>
        </w:rPr>
      </w:pPr>
      <w:r>
        <w:rPr>
          <w:rFonts w:eastAsiaTheme="majorEastAsia" w:cstheme="majorBidi"/>
          <w:bCs/>
          <w:color w:val="000000" w:themeColor="text1"/>
          <w:sz w:val="28"/>
          <w:szCs w:val="36"/>
          <w:lang w:bidi="ar-EG"/>
        </w:rPr>
        <w:t>The system demonstrated the ability to:</w:t>
      </w:r>
    </w:p>
    <w:p w14:paraId="17EC52BA" w14:textId="77777777" w:rsidR="008F1053" w:rsidRPr="008F1053" w:rsidRDefault="008F1053">
      <w:pPr>
        <w:numPr>
          <w:ilvl w:val="0"/>
          <w:numId w:val="38"/>
        </w:numPr>
        <w:spacing w:line="276" w:lineRule="auto"/>
        <w:jc w:val="left"/>
        <w:rPr>
          <w:rFonts w:eastAsiaTheme="majorEastAsia" w:cstheme="majorBidi"/>
          <w:bCs/>
          <w:color w:val="000000" w:themeColor="text1"/>
          <w:sz w:val="28"/>
          <w:szCs w:val="36"/>
          <w:lang w:bidi="ar-EG"/>
        </w:rPr>
      </w:pPr>
      <w:r>
        <w:rPr>
          <w:rFonts w:eastAsiaTheme="majorEastAsia" w:cstheme="majorBidi"/>
          <w:bCs/>
          <w:color w:val="000000" w:themeColor="text1"/>
          <w:sz w:val="28"/>
          <w:szCs w:val="36"/>
          <w:lang w:bidi="ar-EG"/>
        </w:rPr>
        <w:t xml:space="preserve">Detect indicators of </w:t>
      </w:r>
      <w:r>
        <w:rPr>
          <w:rFonts w:eastAsiaTheme="majorEastAsia" w:cstheme="majorBidi"/>
          <w:b/>
          <w:bCs/>
          <w:color w:val="000000" w:themeColor="text1"/>
          <w:sz w:val="28"/>
          <w:szCs w:val="36"/>
          <w:lang w:bidi="ar-EG"/>
        </w:rPr>
        <w:t>depression</w:t>
      </w:r>
      <w:r>
        <w:rPr>
          <w:rFonts w:eastAsiaTheme="majorEastAsia" w:cstheme="majorBidi"/>
          <w:bCs/>
          <w:color w:val="000000" w:themeColor="text1"/>
          <w:sz w:val="28"/>
          <w:szCs w:val="36"/>
          <w:lang w:bidi="ar-EG"/>
        </w:rPr>
        <w:t xml:space="preserve"> from user input </w:t>
      </w:r>
    </w:p>
    <w:p w14:paraId="602E7B3E" w14:textId="77777777" w:rsidR="00FB5522" w:rsidRPr="00FF6120" w:rsidRDefault="008F1053">
      <w:pPr>
        <w:numPr>
          <w:ilvl w:val="0"/>
          <w:numId w:val="38"/>
        </w:numPr>
        <w:spacing w:line="276" w:lineRule="auto"/>
        <w:jc w:val="left"/>
        <w:rPr>
          <w:rFonts w:eastAsiaTheme="majorEastAsia" w:cstheme="majorBidi"/>
          <w:bCs/>
          <w:color w:val="000000" w:themeColor="text1"/>
          <w:sz w:val="28"/>
          <w:szCs w:val="36"/>
          <w:lang w:bidi="ar-EG"/>
        </w:rPr>
      </w:pPr>
      <w:r>
        <w:rPr>
          <w:rFonts w:eastAsiaTheme="majorEastAsia" w:cstheme="majorBidi"/>
          <w:bCs/>
          <w:color w:val="000000" w:themeColor="text1"/>
          <w:sz w:val="28"/>
          <w:szCs w:val="36"/>
          <w:lang w:bidi="ar-EG"/>
        </w:rPr>
        <w:t xml:space="preserve">Generate accurate </w:t>
      </w:r>
      <w:r>
        <w:rPr>
          <w:rFonts w:eastAsiaTheme="majorEastAsia" w:cstheme="majorBidi"/>
          <w:b/>
          <w:bCs/>
          <w:color w:val="000000" w:themeColor="text1"/>
          <w:sz w:val="28"/>
          <w:szCs w:val="36"/>
          <w:lang w:bidi="ar-EG"/>
        </w:rPr>
        <w:t>psychological assessments related to depression severity</w:t>
      </w:r>
      <w:r>
        <w:rPr>
          <w:rFonts w:eastAsiaTheme="majorEastAsia" w:cstheme="majorBidi"/>
          <w:bCs/>
          <w:color w:val="000000" w:themeColor="text1"/>
          <w:sz w:val="28"/>
          <w:szCs w:val="36"/>
          <w:lang w:bidi="ar-EG"/>
        </w:rPr>
        <w:t xml:space="preserve"> </w:t>
      </w:r>
    </w:p>
    <w:p w14:paraId="723AD2E9" w14:textId="77777777" w:rsidR="00FB5522" w:rsidRDefault="00FB5522" w:rsidP="00FB5522">
      <w:pPr>
        <w:spacing w:line="276" w:lineRule="auto"/>
        <w:ind w:left="720"/>
        <w:jc w:val="left"/>
        <w:rPr>
          <w:rFonts w:eastAsiaTheme="majorEastAsia" w:cstheme="majorBidi"/>
          <w:bCs/>
          <w:color w:val="000000" w:themeColor="text1"/>
          <w:sz w:val="28"/>
          <w:szCs w:val="36"/>
          <w:lang w:bidi="ar-EG"/>
        </w:rPr>
      </w:pPr>
    </w:p>
    <w:p w14:paraId="55BA293B" w14:textId="77777777" w:rsidR="008F1053" w:rsidRDefault="008F1053">
      <w:pPr>
        <w:numPr>
          <w:ilvl w:val="0"/>
          <w:numId w:val="38"/>
        </w:numPr>
        <w:spacing w:line="276" w:lineRule="auto"/>
        <w:jc w:val="left"/>
        <w:rPr>
          <w:rFonts w:eastAsiaTheme="majorEastAsia" w:cstheme="majorBidi"/>
          <w:bCs/>
          <w:color w:val="000000" w:themeColor="text1"/>
          <w:sz w:val="28"/>
          <w:szCs w:val="36"/>
          <w:lang w:bidi="ar-EG"/>
        </w:rPr>
      </w:pPr>
      <w:r>
        <w:rPr>
          <w:rFonts w:eastAsiaTheme="majorEastAsia" w:cstheme="majorBidi"/>
          <w:bCs/>
          <w:color w:val="000000" w:themeColor="text1"/>
          <w:sz w:val="28"/>
          <w:szCs w:val="36"/>
          <w:lang w:bidi="ar-EG"/>
        </w:rPr>
        <w:t xml:space="preserve">Maintain consistency between </w:t>
      </w:r>
      <w:r>
        <w:rPr>
          <w:rFonts w:eastAsiaTheme="majorEastAsia" w:cstheme="majorBidi"/>
          <w:b/>
          <w:bCs/>
          <w:color w:val="000000" w:themeColor="text1"/>
          <w:sz w:val="28"/>
          <w:szCs w:val="36"/>
          <w:lang w:bidi="ar-EG"/>
        </w:rPr>
        <w:t>AI results, appointments, and medical records</w:t>
      </w:r>
    </w:p>
    <w:p w14:paraId="61CCAE8C" w14:textId="77777777" w:rsidR="00B96346" w:rsidRDefault="008F1053" w:rsidP="00B96346">
      <w:pPr>
        <w:spacing w:line="276" w:lineRule="auto"/>
        <w:ind w:left="720"/>
        <w:jc w:val="left"/>
        <w:rPr>
          <w:rFonts w:eastAsiaTheme="majorEastAsia" w:cstheme="majorBidi"/>
          <w:bCs/>
          <w:color w:val="000000" w:themeColor="text1"/>
          <w:sz w:val="28"/>
          <w:szCs w:val="36"/>
          <w:lang w:bidi="ar-EG"/>
        </w:rPr>
      </w:pPr>
      <w:r>
        <w:rPr>
          <w:rFonts w:eastAsiaTheme="majorEastAsia" w:cstheme="majorBidi"/>
          <w:bCs/>
          <w:color w:val="000000" w:themeColor="text1"/>
          <w:sz w:val="28"/>
          <w:szCs w:val="36"/>
          <w:lang w:bidi="ar-EG"/>
        </w:rPr>
        <w:t xml:space="preserve">If a user shows signs of </w:t>
      </w:r>
      <w:r>
        <w:rPr>
          <w:rFonts w:eastAsiaTheme="majorEastAsia" w:cstheme="majorBidi"/>
          <w:b/>
          <w:bCs/>
          <w:color w:val="000000" w:themeColor="text1"/>
          <w:sz w:val="28"/>
          <w:szCs w:val="36"/>
          <w:lang w:bidi="ar-EG"/>
        </w:rPr>
        <w:t>severe depression</w:t>
      </w:r>
      <w:r>
        <w:rPr>
          <w:rFonts w:eastAsiaTheme="majorEastAsia" w:cstheme="majorBidi"/>
          <w:bCs/>
          <w:color w:val="000000" w:themeColor="text1"/>
          <w:sz w:val="28"/>
          <w:szCs w:val="36"/>
          <w:lang w:bidi="ar-EG"/>
        </w:rPr>
        <w:t>, the system correctly prioritizes psychiatric specialists instead of general therapists to ensure appropriate care.</w:t>
      </w:r>
    </w:p>
    <w:p w14:paraId="04512334" w14:textId="77777777" w:rsidR="001E2917" w:rsidRPr="00B96346" w:rsidRDefault="001E2917" w:rsidP="00B96346">
      <w:pPr>
        <w:pStyle w:val="Heading1"/>
        <w:rPr>
          <w:bCs/>
          <w:color w:val="000000" w:themeColor="text1"/>
          <w:sz w:val="28"/>
          <w:szCs w:val="36"/>
          <w:lang w:bidi="ar-EG"/>
        </w:rPr>
      </w:pPr>
      <w:r>
        <w:rPr>
          <w:lang w:bidi="ar-EG"/>
        </w:rPr>
        <w:lastRenderedPageBreak/>
        <w:t>• Speed</w:t>
      </w:r>
    </w:p>
    <w:p w14:paraId="37C03C69" w14:textId="77777777" w:rsidR="001E2917" w:rsidRPr="001E2917" w:rsidRDefault="001E2917" w:rsidP="001E2917">
      <w:pPr>
        <w:pStyle w:val="Heading1"/>
        <w:rPr>
          <w:b w:val="0"/>
          <w:lang w:bidi="ar-EG"/>
        </w:rPr>
      </w:pPr>
      <w:r>
        <w:rPr>
          <w:bCs/>
          <w:color w:val="2F5496" w:themeColor="accent1" w:themeShade="BF"/>
          <w:lang w:bidi="ar-EG"/>
        </w:rPr>
        <w:t>o Measurement:</w:t>
      </w:r>
      <w:r>
        <w:rPr>
          <w:b w:val="0"/>
          <w:lang w:bidi="ar-EG"/>
        </w:rPr>
        <w:br/>
        <w:t>The system was evaluated to ensure fast and smooth performance across all components, and results showed strong responsiveness throughout the platform:</w:t>
      </w:r>
    </w:p>
    <w:p w14:paraId="64DA5CA9" w14:textId="77777777" w:rsidR="001E2917" w:rsidRPr="001E2917" w:rsidRDefault="001E2917">
      <w:pPr>
        <w:pStyle w:val="Heading1"/>
        <w:numPr>
          <w:ilvl w:val="0"/>
          <w:numId w:val="44"/>
        </w:numPr>
        <w:rPr>
          <w:b w:val="0"/>
          <w:lang w:bidi="ar-EG"/>
        </w:rPr>
      </w:pPr>
      <w:r>
        <w:rPr>
          <w:b w:val="0"/>
          <w:lang w:bidi="ar-EG"/>
        </w:rPr>
        <w:t xml:space="preserve">AI chatbot and Virtual AI avatar operate in near real-time for natural conversation flow </w:t>
      </w:r>
    </w:p>
    <w:p w14:paraId="2821BB67" w14:textId="77777777" w:rsidR="001E2917" w:rsidRPr="001E2917" w:rsidRDefault="001E2917">
      <w:pPr>
        <w:pStyle w:val="Heading1"/>
        <w:numPr>
          <w:ilvl w:val="0"/>
          <w:numId w:val="44"/>
        </w:numPr>
        <w:rPr>
          <w:b w:val="0"/>
          <w:lang w:bidi="ar-EG"/>
        </w:rPr>
      </w:pPr>
      <w:r>
        <w:rPr>
          <w:b w:val="0"/>
          <w:lang w:bidi="ar-EG"/>
        </w:rPr>
        <w:t xml:space="preserve">Backend APIs (.NET Core) respond within 150–250ms for core features such as authentication, chat, profile access, appointment booking, and reports </w:t>
      </w:r>
    </w:p>
    <w:p w14:paraId="311F297F" w14:textId="77777777" w:rsidR="001E2917" w:rsidRPr="001E2917" w:rsidRDefault="001E2917">
      <w:pPr>
        <w:pStyle w:val="Heading1"/>
        <w:numPr>
          <w:ilvl w:val="0"/>
          <w:numId w:val="44"/>
        </w:numPr>
        <w:rPr>
          <w:b w:val="0"/>
          <w:lang w:bidi="ar-EG"/>
        </w:rPr>
      </w:pPr>
      <w:r>
        <w:rPr>
          <w:b w:val="0"/>
          <w:lang w:bidi="ar-EG"/>
        </w:rPr>
        <w:t xml:space="preserve">Medical records, chat history, and AI-generated reports are retrieved instantly without noticeable delay </w:t>
      </w:r>
    </w:p>
    <w:p w14:paraId="1387C721" w14:textId="77777777" w:rsidR="001E2917" w:rsidRPr="001E2917" w:rsidRDefault="001E2917">
      <w:pPr>
        <w:pStyle w:val="Heading1"/>
        <w:numPr>
          <w:ilvl w:val="0"/>
          <w:numId w:val="44"/>
        </w:numPr>
        <w:rPr>
          <w:b w:val="0"/>
          <w:lang w:bidi="ar-EG"/>
        </w:rPr>
      </w:pPr>
      <w:r>
        <w:rPr>
          <w:b w:val="0"/>
          <w:lang w:bidi="ar-EG"/>
        </w:rPr>
        <w:t xml:space="preserve">Appointment booking provides immediate confirmation with real-time schedule updates </w:t>
      </w:r>
    </w:p>
    <w:p w14:paraId="5AEEF63B" w14:textId="77777777" w:rsidR="001E2917" w:rsidRPr="001E2917" w:rsidRDefault="001E2917">
      <w:pPr>
        <w:pStyle w:val="Heading1"/>
        <w:numPr>
          <w:ilvl w:val="0"/>
          <w:numId w:val="44"/>
        </w:numPr>
        <w:rPr>
          <w:b w:val="0"/>
          <w:lang w:bidi="ar-EG"/>
        </w:rPr>
      </w:pPr>
      <w:r>
        <w:rPr>
          <w:b w:val="0"/>
          <w:lang w:bidi="ar-EG"/>
        </w:rPr>
        <w:t xml:space="preserve">React frontend is optimized for smooth navigation with page loading times under 2 seconds </w:t>
      </w:r>
    </w:p>
    <w:p w14:paraId="1C692CF2" w14:textId="77777777" w:rsidR="001E2917" w:rsidRPr="001E2917" w:rsidRDefault="001E2917" w:rsidP="001E2917">
      <w:pPr>
        <w:pStyle w:val="Heading1"/>
        <w:rPr>
          <w:b w:val="0"/>
          <w:lang w:bidi="ar-EG"/>
        </w:rPr>
      </w:pPr>
    </w:p>
    <w:p w14:paraId="09EE0EE4" w14:textId="77777777" w:rsidR="001E2917" w:rsidRDefault="001E2917" w:rsidP="001E2917">
      <w:pPr>
        <w:pStyle w:val="Heading1"/>
        <w:rPr>
          <w:b w:val="0"/>
          <w:lang w:bidi="ar-EG"/>
        </w:rPr>
      </w:pPr>
    </w:p>
    <w:p w14:paraId="0CBE058A" w14:textId="77777777" w:rsidR="001E2917" w:rsidRPr="001E2917" w:rsidRDefault="001E2917" w:rsidP="001E2917">
      <w:pPr>
        <w:pStyle w:val="Heading1"/>
        <w:rPr>
          <w:b w:val="0"/>
          <w:lang w:bidi="ar-EG"/>
        </w:rPr>
      </w:pPr>
      <w:r>
        <w:rPr>
          <w:color w:val="2F5496" w:themeColor="accent1" w:themeShade="BF"/>
          <w:lang w:bidi="ar-EG"/>
        </w:rPr>
        <w:lastRenderedPageBreak/>
        <w:t>Optimization Techniques Used:</w:t>
      </w:r>
      <w:r>
        <w:rPr>
          <w:color w:val="2F5496" w:themeColor="accent1" w:themeShade="BF"/>
          <w:lang w:bidi="ar-EG"/>
        </w:rPr>
        <w:br/>
      </w:r>
      <w:r>
        <w:rPr>
          <w:b w:val="0"/>
          <w:lang w:bidi="ar-EG"/>
        </w:rPr>
        <w:t>To ensure high performance, several optimization techniques were applied:</w:t>
      </w:r>
    </w:p>
    <w:p w14:paraId="70E74843" w14:textId="77777777" w:rsidR="001E2917" w:rsidRPr="001E2917" w:rsidRDefault="001E2917">
      <w:pPr>
        <w:pStyle w:val="Heading1"/>
        <w:numPr>
          <w:ilvl w:val="0"/>
          <w:numId w:val="45"/>
        </w:numPr>
        <w:rPr>
          <w:b w:val="0"/>
          <w:lang w:bidi="ar-EG"/>
        </w:rPr>
      </w:pPr>
      <w:r>
        <w:rPr>
          <w:b w:val="0"/>
          <w:lang w:bidi="ar-EG"/>
        </w:rPr>
        <w:t xml:space="preserve">Lazy loading in React to improve initial load speed </w:t>
      </w:r>
    </w:p>
    <w:p w14:paraId="73CC16F7" w14:textId="77777777" w:rsidR="001E2917" w:rsidRPr="001E2917" w:rsidRDefault="001E2917">
      <w:pPr>
        <w:pStyle w:val="Heading1"/>
        <w:numPr>
          <w:ilvl w:val="0"/>
          <w:numId w:val="45"/>
        </w:numPr>
        <w:rPr>
          <w:b w:val="0"/>
          <w:lang w:bidi="ar-EG"/>
        </w:rPr>
      </w:pPr>
      <w:r>
        <w:rPr>
          <w:b w:val="0"/>
          <w:lang w:bidi="ar-EG"/>
        </w:rPr>
        <w:t xml:space="preserve">Clean and efficient API architecture for fast communication between system layers </w:t>
      </w:r>
    </w:p>
    <w:p w14:paraId="7799FFD5" w14:textId="77777777" w:rsidR="001E2917" w:rsidRPr="001E2917" w:rsidRDefault="001E2917">
      <w:pPr>
        <w:pStyle w:val="Heading1"/>
        <w:numPr>
          <w:ilvl w:val="0"/>
          <w:numId w:val="45"/>
        </w:numPr>
        <w:rPr>
          <w:b w:val="0"/>
          <w:lang w:bidi="ar-EG"/>
        </w:rPr>
      </w:pPr>
      <w:r>
        <w:rPr>
          <w:b w:val="0"/>
          <w:lang w:bidi="ar-EG"/>
        </w:rPr>
        <w:t xml:space="preserve">SQL Server indexing to speed up database queries </w:t>
      </w:r>
    </w:p>
    <w:p w14:paraId="69F88331" w14:textId="77777777" w:rsidR="001E2917" w:rsidRPr="001E2917" w:rsidRDefault="001E2917">
      <w:pPr>
        <w:pStyle w:val="Heading1"/>
        <w:numPr>
          <w:ilvl w:val="0"/>
          <w:numId w:val="45"/>
        </w:numPr>
        <w:rPr>
          <w:b w:val="0"/>
          <w:lang w:bidi="ar-EG"/>
        </w:rPr>
      </w:pPr>
      <w:r>
        <w:rPr>
          <w:b w:val="0"/>
          <w:lang w:bidi="ar-EG"/>
        </w:rPr>
        <w:t xml:space="preserve">Swagger-based testing and refinement of API endpoints </w:t>
      </w:r>
    </w:p>
    <w:p w14:paraId="7DCDCF88" w14:textId="77777777" w:rsidR="001E2917" w:rsidRDefault="001E2917">
      <w:pPr>
        <w:pStyle w:val="Heading1"/>
        <w:numPr>
          <w:ilvl w:val="0"/>
          <w:numId w:val="45"/>
        </w:numPr>
        <w:rPr>
          <w:b w:val="0"/>
          <w:lang w:bidi="ar-EG"/>
        </w:rPr>
      </w:pPr>
      <w:r>
        <w:rPr>
          <w:b w:val="0"/>
          <w:lang w:bidi="ar-EG"/>
        </w:rPr>
        <w:t xml:space="preserve">Caching frequently accessed data to reduce repeated processing and improve response time </w:t>
      </w:r>
    </w:p>
    <w:p w14:paraId="5B9F815A" w14:textId="77777777" w:rsidR="001E2917" w:rsidRPr="001E2917" w:rsidRDefault="001E2917">
      <w:pPr>
        <w:pStyle w:val="Heading1"/>
        <w:numPr>
          <w:ilvl w:val="0"/>
          <w:numId w:val="45"/>
        </w:numPr>
        <w:rPr>
          <w:b w:val="0"/>
          <w:lang w:bidi="ar-EG"/>
        </w:rPr>
      </w:pPr>
      <w:r>
        <w:rPr>
          <w:bCs/>
          <w:color w:val="2F5496" w:themeColor="accent1" w:themeShade="BF"/>
          <w:lang w:bidi="ar-EG"/>
        </w:rPr>
        <w:t>Example:</w:t>
      </w:r>
      <w:r>
        <w:rPr>
          <w:b w:val="0"/>
          <w:lang w:bidi="ar-EG"/>
        </w:rPr>
        <w:br/>
        <w:t>Most API requests consistently completed in under 200ms, providing a fast, responsive, and seamless user experience during real-time interaction with the system.</w:t>
      </w:r>
    </w:p>
    <w:p w14:paraId="113237BC" w14:textId="77777777" w:rsidR="00FB5522" w:rsidRDefault="00FB5522" w:rsidP="00FB5522">
      <w:pPr>
        <w:pStyle w:val="Heading1"/>
        <w:rPr>
          <w:color w:val="2F5496" w:themeColor="accent1" w:themeShade="BF"/>
          <w:rtl/>
          <w:lang w:bidi="ar-EG"/>
        </w:rPr>
      </w:pPr>
    </w:p>
    <w:p w14:paraId="4E90D933" w14:textId="77777777" w:rsidR="00FB5522" w:rsidRDefault="00FB5522" w:rsidP="00FB5522">
      <w:pPr>
        <w:pStyle w:val="Heading1"/>
        <w:rPr>
          <w:color w:val="2F5496" w:themeColor="accent1" w:themeShade="BF"/>
          <w:lang w:bidi="ar-EG"/>
        </w:rPr>
      </w:pPr>
    </w:p>
    <w:p w14:paraId="25E95252" w14:textId="77777777" w:rsidR="00FB5522" w:rsidRDefault="00FB5522" w:rsidP="00FB5522">
      <w:pPr>
        <w:pStyle w:val="Heading1"/>
        <w:rPr>
          <w:color w:val="2F5496" w:themeColor="accent1" w:themeShade="BF"/>
          <w:lang w:bidi="ar-EG"/>
        </w:rPr>
      </w:pPr>
    </w:p>
    <w:p w14:paraId="0307D0A3" w14:textId="77777777" w:rsidR="00DE2B2C" w:rsidRPr="00FB5522" w:rsidRDefault="00DE2B2C" w:rsidP="00FB5522">
      <w:pPr>
        <w:pStyle w:val="Heading1"/>
        <w:rPr>
          <w:bCs/>
          <w:color w:val="2F5496" w:themeColor="accent1" w:themeShade="BF"/>
          <w:sz w:val="28"/>
          <w:szCs w:val="36"/>
          <w:lang w:bidi="ar-EG"/>
        </w:rPr>
      </w:pPr>
      <w:r>
        <w:rPr>
          <w:color w:val="2F5496" w:themeColor="accent1" w:themeShade="BF"/>
          <w:lang w:bidi="ar-EG"/>
        </w:rPr>
        <w:lastRenderedPageBreak/>
        <w:t>• Scalability</w:t>
      </w:r>
    </w:p>
    <w:p w14:paraId="5DDB9D35" w14:textId="77777777" w:rsidR="00DE2B2C" w:rsidRPr="00DE2B2C" w:rsidRDefault="00DE2B2C" w:rsidP="00FB5522">
      <w:pPr>
        <w:jc w:val="left"/>
        <w:rPr>
          <w:rFonts w:eastAsiaTheme="majorEastAsia" w:cstheme="majorBidi"/>
          <w:bCs/>
          <w:color w:val="000000" w:themeColor="text1"/>
          <w:sz w:val="28"/>
          <w:szCs w:val="36"/>
          <w:lang w:bidi="ar-EG"/>
        </w:rPr>
      </w:pPr>
      <w:r>
        <w:rPr>
          <w:rFonts w:eastAsiaTheme="majorEastAsia" w:cstheme="majorBidi"/>
          <w:bCs/>
          <w:color w:val="2F5496" w:themeColor="accent1" w:themeShade="BF"/>
          <w:sz w:val="28"/>
          <w:szCs w:val="36"/>
          <w:lang w:bidi="ar-EG"/>
        </w:rPr>
        <w:t xml:space="preserve">o </w:t>
      </w:r>
      <w:r>
        <w:rPr>
          <w:rFonts w:eastAsiaTheme="majorEastAsia" w:cstheme="majorBidi"/>
          <w:b/>
          <w:bCs/>
          <w:color w:val="2F5496" w:themeColor="accent1" w:themeShade="BF"/>
          <w:sz w:val="28"/>
          <w:szCs w:val="36"/>
          <w:lang w:bidi="ar-EG"/>
        </w:rPr>
        <w:t>Measurement:</w:t>
      </w:r>
      <w:r>
        <w:rPr>
          <w:rFonts w:eastAsiaTheme="majorEastAsia" w:cstheme="majorBidi"/>
          <w:bCs/>
          <w:color w:val="000000" w:themeColor="text1"/>
          <w:sz w:val="28"/>
          <w:szCs w:val="36"/>
          <w:lang w:bidi="ar-EG"/>
        </w:rPr>
        <w:br/>
        <w:t>The system was tested under simulated high-load conditions to ensure stable performance with increasing users.</w:t>
      </w:r>
    </w:p>
    <w:p w14:paraId="4D2AE999" w14:textId="77777777" w:rsidR="00DE2B2C" w:rsidRPr="00DE2B2C" w:rsidRDefault="00AB5830" w:rsidP="00FB5522">
      <w:pPr>
        <w:jc w:val="left"/>
        <w:rPr>
          <w:rFonts w:eastAsiaTheme="majorEastAsia" w:cstheme="majorBidi"/>
          <w:bCs/>
          <w:color w:val="000000" w:themeColor="text1"/>
          <w:sz w:val="28"/>
          <w:szCs w:val="36"/>
          <w:lang w:bidi="ar-EG"/>
        </w:rPr>
      </w:pPr>
      <w:r>
        <w:rPr>
          <w:rFonts w:eastAsiaTheme="majorEastAsia" w:cstheme="majorBidi"/>
          <w:bCs/>
          <w:color w:val="000000" w:themeColor="text1"/>
          <w:sz w:val="28"/>
          <w:szCs w:val="36"/>
          <w:lang w:bidi="ar-EG"/>
        </w:rPr>
        <w:t>Architecture supports scalability through:</w:t>
      </w:r>
    </w:p>
    <w:p w14:paraId="02508048" w14:textId="77777777" w:rsidR="00DE2B2C" w:rsidRPr="00DE2B2C" w:rsidRDefault="00DE2B2C">
      <w:pPr>
        <w:numPr>
          <w:ilvl w:val="0"/>
          <w:numId w:val="39"/>
        </w:numPr>
        <w:jc w:val="left"/>
        <w:rPr>
          <w:rFonts w:eastAsiaTheme="majorEastAsia" w:cstheme="majorBidi"/>
          <w:bCs/>
          <w:color w:val="000000" w:themeColor="text1"/>
          <w:sz w:val="28"/>
          <w:szCs w:val="36"/>
          <w:lang w:bidi="ar-EG"/>
        </w:rPr>
      </w:pPr>
      <w:r>
        <w:rPr>
          <w:rFonts w:eastAsiaTheme="majorEastAsia" w:cstheme="majorBidi"/>
          <w:bCs/>
          <w:color w:val="000000" w:themeColor="text1"/>
          <w:sz w:val="28"/>
          <w:szCs w:val="36"/>
          <w:lang w:bidi="ar-EG"/>
        </w:rPr>
        <w:t xml:space="preserve">ASP.NET Core backend supporting horizontal scaling </w:t>
      </w:r>
    </w:p>
    <w:p w14:paraId="6555FAA2" w14:textId="77777777" w:rsidR="00DE2B2C" w:rsidRPr="00DE2B2C" w:rsidRDefault="00DE2B2C">
      <w:pPr>
        <w:numPr>
          <w:ilvl w:val="0"/>
          <w:numId w:val="39"/>
        </w:numPr>
        <w:jc w:val="left"/>
        <w:rPr>
          <w:rFonts w:eastAsiaTheme="majorEastAsia" w:cstheme="majorBidi"/>
          <w:bCs/>
          <w:color w:val="000000" w:themeColor="text1"/>
          <w:sz w:val="28"/>
          <w:szCs w:val="36"/>
          <w:lang w:bidi="ar-EG"/>
        </w:rPr>
      </w:pPr>
      <w:r>
        <w:rPr>
          <w:rFonts w:eastAsiaTheme="majorEastAsia" w:cstheme="majorBidi"/>
          <w:bCs/>
          <w:color w:val="000000" w:themeColor="text1"/>
          <w:sz w:val="28"/>
          <w:szCs w:val="36"/>
          <w:lang w:bidi="ar-EG"/>
        </w:rPr>
        <w:t xml:space="preserve">SQL Server optimized for large data handling </w:t>
      </w:r>
    </w:p>
    <w:p w14:paraId="2E7D06B3" w14:textId="77777777" w:rsidR="00DE2B2C" w:rsidRPr="00DE2B2C" w:rsidRDefault="00DE2B2C">
      <w:pPr>
        <w:numPr>
          <w:ilvl w:val="0"/>
          <w:numId w:val="39"/>
        </w:numPr>
        <w:jc w:val="left"/>
        <w:rPr>
          <w:rFonts w:eastAsiaTheme="majorEastAsia" w:cstheme="majorBidi"/>
          <w:bCs/>
          <w:color w:val="000000" w:themeColor="text1"/>
          <w:sz w:val="28"/>
          <w:szCs w:val="36"/>
          <w:lang w:bidi="ar-EG"/>
        </w:rPr>
      </w:pPr>
      <w:r>
        <w:rPr>
          <w:rFonts w:eastAsiaTheme="majorEastAsia" w:cstheme="majorBidi"/>
          <w:bCs/>
          <w:color w:val="000000" w:themeColor="text1"/>
          <w:sz w:val="28"/>
          <w:szCs w:val="36"/>
          <w:lang w:bidi="ar-EG"/>
        </w:rPr>
        <w:t xml:space="preserve">AI module designed for future upgrades </w:t>
      </w:r>
    </w:p>
    <w:p w14:paraId="0D76D673" w14:textId="77777777" w:rsidR="00DE2B2C" w:rsidRPr="00DE2B2C" w:rsidRDefault="00DE2B2C">
      <w:pPr>
        <w:numPr>
          <w:ilvl w:val="0"/>
          <w:numId w:val="39"/>
        </w:numPr>
        <w:jc w:val="left"/>
        <w:rPr>
          <w:rFonts w:eastAsiaTheme="majorEastAsia" w:cstheme="majorBidi"/>
          <w:bCs/>
          <w:color w:val="000000" w:themeColor="text1"/>
          <w:sz w:val="28"/>
          <w:szCs w:val="36"/>
          <w:lang w:bidi="ar-EG"/>
        </w:rPr>
      </w:pPr>
      <w:r>
        <w:rPr>
          <w:rFonts w:eastAsiaTheme="majorEastAsia" w:cstheme="majorBidi"/>
          <w:bCs/>
          <w:color w:val="000000" w:themeColor="text1"/>
          <w:sz w:val="28"/>
          <w:szCs w:val="36"/>
          <w:lang w:bidi="ar-EG"/>
        </w:rPr>
        <w:t xml:space="preserve">API endpoints tested under concurrent requests </w:t>
      </w:r>
    </w:p>
    <w:p w14:paraId="230DAFF4" w14:textId="77777777" w:rsidR="00DE2B2C" w:rsidRPr="00DE2B2C" w:rsidRDefault="00DE2B2C" w:rsidP="00FB5522">
      <w:pPr>
        <w:jc w:val="left"/>
        <w:rPr>
          <w:rFonts w:eastAsiaTheme="majorEastAsia" w:cstheme="majorBidi"/>
          <w:bCs/>
          <w:color w:val="000000" w:themeColor="text1"/>
          <w:sz w:val="28"/>
          <w:szCs w:val="36"/>
          <w:rtl/>
          <w:lang w:bidi="ar-EG"/>
        </w:rPr>
      </w:pPr>
      <w:r>
        <w:rPr>
          <w:rFonts w:eastAsiaTheme="majorEastAsia" w:cstheme="majorBidi"/>
          <w:bCs/>
          <w:color w:val="2F5496" w:themeColor="accent1" w:themeShade="BF"/>
          <w:sz w:val="28"/>
          <w:szCs w:val="36"/>
          <w:lang w:bidi="ar-EG"/>
        </w:rPr>
        <w:t xml:space="preserve">o </w:t>
      </w:r>
      <w:r>
        <w:rPr>
          <w:rFonts w:eastAsiaTheme="majorEastAsia" w:cstheme="majorBidi"/>
          <w:b/>
          <w:bCs/>
          <w:color w:val="2F5496" w:themeColor="accent1" w:themeShade="BF"/>
          <w:sz w:val="28"/>
          <w:szCs w:val="36"/>
          <w:lang w:bidi="ar-EG"/>
        </w:rPr>
        <w:t>Example:</w:t>
      </w:r>
      <w:r>
        <w:rPr>
          <w:rFonts w:eastAsiaTheme="majorEastAsia" w:cstheme="majorBidi"/>
          <w:bCs/>
          <w:color w:val="000000" w:themeColor="text1"/>
          <w:sz w:val="28"/>
          <w:szCs w:val="36"/>
          <w:lang w:bidi="ar-EG"/>
        </w:rPr>
        <w:br/>
        <w:t>The system handled multiple simultaneous AI interactions and appointment requests efficiently without performance issues.</w:t>
      </w:r>
    </w:p>
    <w:p w14:paraId="5F23E3A1" w14:textId="77777777" w:rsidR="00AB5830" w:rsidRPr="00AB5830" w:rsidRDefault="00AB5830" w:rsidP="00FB5522">
      <w:pPr>
        <w:pStyle w:val="Heading1"/>
        <w:rPr>
          <w:color w:val="2F5496" w:themeColor="accent1" w:themeShade="BF"/>
          <w:lang w:bidi="ar-EG"/>
        </w:rPr>
      </w:pPr>
      <w:r>
        <w:rPr>
          <w:color w:val="2F5496" w:themeColor="accent1" w:themeShade="BF"/>
          <w:lang w:bidi="ar-EG"/>
        </w:rPr>
        <w:t>• User Satisfaction</w:t>
      </w:r>
    </w:p>
    <w:p w14:paraId="7EE075F8" w14:textId="77777777" w:rsidR="00AB5830" w:rsidRPr="00AB5830" w:rsidRDefault="00AB5830" w:rsidP="00FB5522">
      <w:pPr>
        <w:jc w:val="left"/>
        <w:rPr>
          <w:sz w:val="28"/>
          <w:szCs w:val="28"/>
          <w:lang w:bidi="ar-EG"/>
        </w:rPr>
      </w:pPr>
      <w:r>
        <w:rPr>
          <w:color w:val="2F5496" w:themeColor="accent1" w:themeShade="BF"/>
          <w:sz w:val="28"/>
          <w:szCs w:val="28"/>
          <w:lang w:bidi="ar-EG"/>
        </w:rPr>
        <w:t xml:space="preserve">o </w:t>
      </w:r>
      <w:r>
        <w:rPr>
          <w:b/>
          <w:bCs/>
          <w:color w:val="2F5496" w:themeColor="accent1" w:themeShade="BF"/>
          <w:sz w:val="28"/>
          <w:szCs w:val="28"/>
          <w:lang w:bidi="ar-EG"/>
        </w:rPr>
        <w:t>Measurement:</w:t>
      </w:r>
      <w:r>
        <w:rPr>
          <w:sz w:val="28"/>
          <w:szCs w:val="28"/>
          <w:lang w:bidi="ar-EG"/>
        </w:rPr>
        <w:br/>
        <w:t>User feedback was collected after completing testing sessions to evaluate overall experience and system usability.</w:t>
      </w:r>
    </w:p>
    <w:p w14:paraId="041AAD2C" w14:textId="77777777" w:rsidR="00AB5830" w:rsidRPr="00AB5830" w:rsidRDefault="00AB5830" w:rsidP="00FB5522">
      <w:pPr>
        <w:jc w:val="left"/>
        <w:rPr>
          <w:sz w:val="28"/>
          <w:szCs w:val="28"/>
          <w:lang w:bidi="ar-EG"/>
        </w:rPr>
      </w:pPr>
      <w:r>
        <w:rPr>
          <w:sz w:val="28"/>
          <w:szCs w:val="28"/>
          <w:lang w:bidi="ar-EG"/>
        </w:rPr>
        <w:t>The results indicated a high level of satisfaction across key aspects of the platform:</w:t>
      </w:r>
    </w:p>
    <w:p w14:paraId="0E72310D" w14:textId="77777777" w:rsidR="00AB5830" w:rsidRPr="00AB5830" w:rsidRDefault="00AB5830">
      <w:pPr>
        <w:numPr>
          <w:ilvl w:val="0"/>
          <w:numId w:val="40"/>
        </w:numPr>
        <w:jc w:val="left"/>
        <w:rPr>
          <w:sz w:val="28"/>
          <w:szCs w:val="28"/>
          <w:lang w:bidi="ar-EG"/>
        </w:rPr>
      </w:pPr>
      <w:r>
        <w:rPr>
          <w:sz w:val="28"/>
          <w:szCs w:val="28"/>
          <w:lang w:bidi="ar-EG"/>
        </w:rPr>
        <w:t xml:space="preserve">Positive experience with the </w:t>
      </w:r>
      <w:r>
        <w:rPr>
          <w:b/>
          <w:bCs/>
          <w:sz w:val="28"/>
          <w:szCs w:val="28"/>
          <w:lang w:bidi="ar-EG"/>
        </w:rPr>
        <w:t>AI chatbot interaction</w:t>
      </w:r>
      <w:r>
        <w:rPr>
          <w:sz w:val="28"/>
          <w:szCs w:val="28"/>
          <w:lang w:bidi="ar-EG"/>
        </w:rPr>
        <w:t xml:space="preserve">, described as supportive and easy to use </w:t>
      </w:r>
    </w:p>
    <w:p w14:paraId="4DD07ED0" w14:textId="77777777" w:rsidR="00AB5830" w:rsidRPr="00AB5830" w:rsidRDefault="00AB5830">
      <w:pPr>
        <w:numPr>
          <w:ilvl w:val="0"/>
          <w:numId w:val="40"/>
        </w:numPr>
        <w:jc w:val="left"/>
        <w:rPr>
          <w:sz w:val="28"/>
          <w:szCs w:val="28"/>
          <w:lang w:bidi="ar-EG"/>
        </w:rPr>
      </w:pPr>
      <w:r>
        <w:rPr>
          <w:sz w:val="28"/>
          <w:szCs w:val="28"/>
          <w:lang w:bidi="ar-EG"/>
        </w:rPr>
        <w:t xml:space="preserve">Strong appreciation for the </w:t>
      </w:r>
      <w:r>
        <w:rPr>
          <w:b/>
          <w:bCs/>
          <w:sz w:val="28"/>
          <w:szCs w:val="28"/>
          <w:lang w:bidi="ar-EG"/>
        </w:rPr>
        <w:t>Virtual AI Avatar experience</w:t>
      </w:r>
      <w:r>
        <w:rPr>
          <w:sz w:val="28"/>
          <w:szCs w:val="28"/>
          <w:lang w:bidi="ar-EG"/>
        </w:rPr>
        <w:t xml:space="preserve"> and its realistic emotional interaction </w:t>
      </w:r>
    </w:p>
    <w:p w14:paraId="529DC927" w14:textId="77777777" w:rsidR="00AB5830" w:rsidRPr="00AB5830" w:rsidRDefault="00AB5830">
      <w:pPr>
        <w:numPr>
          <w:ilvl w:val="0"/>
          <w:numId w:val="40"/>
        </w:numPr>
        <w:jc w:val="left"/>
        <w:rPr>
          <w:sz w:val="28"/>
          <w:szCs w:val="28"/>
          <w:lang w:bidi="ar-EG"/>
        </w:rPr>
      </w:pPr>
      <w:r>
        <w:rPr>
          <w:sz w:val="28"/>
          <w:szCs w:val="28"/>
          <w:lang w:bidi="ar-EG"/>
        </w:rPr>
        <w:lastRenderedPageBreak/>
        <w:t xml:space="preserve">Users valued having all services integrated into one platform instead of multiple separate systems </w:t>
      </w:r>
    </w:p>
    <w:p w14:paraId="0A3AC3F9" w14:textId="77777777" w:rsidR="00AB5830" w:rsidRPr="00AB5830" w:rsidRDefault="00AB5830">
      <w:pPr>
        <w:numPr>
          <w:ilvl w:val="0"/>
          <w:numId w:val="40"/>
        </w:numPr>
        <w:jc w:val="left"/>
        <w:rPr>
          <w:sz w:val="28"/>
          <w:szCs w:val="28"/>
          <w:lang w:bidi="ar-EG"/>
        </w:rPr>
      </w:pPr>
      <w:r>
        <w:rPr>
          <w:sz w:val="28"/>
          <w:szCs w:val="28"/>
          <w:lang w:bidi="ar-EG"/>
        </w:rPr>
        <w:t xml:space="preserve">The system was commonly described as </w:t>
      </w:r>
      <w:r>
        <w:rPr>
          <w:b/>
          <w:bCs/>
          <w:sz w:val="28"/>
          <w:szCs w:val="28"/>
          <w:lang w:bidi="ar-EG"/>
        </w:rPr>
        <w:t>easy to use, fast, and emotionally supportive</w:t>
      </w:r>
      <w:r>
        <w:rPr>
          <w:sz w:val="28"/>
          <w:szCs w:val="28"/>
          <w:lang w:bidi="ar-EG"/>
        </w:rPr>
        <w:t xml:space="preserve"> </w:t>
      </w:r>
    </w:p>
    <w:p w14:paraId="0B7CE307" w14:textId="77777777" w:rsidR="00AB5830" w:rsidRDefault="00AB5830" w:rsidP="00FB5522">
      <w:pPr>
        <w:jc w:val="left"/>
        <w:rPr>
          <w:sz w:val="28"/>
          <w:szCs w:val="28"/>
          <w:rtl/>
          <w:lang w:bidi="ar-EG"/>
        </w:rPr>
      </w:pPr>
      <w:r>
        <w:rPr>
          <w:color w:val="2F5496" w:themeColor="accent1" w:themeShade="BF"/>
          <w:sz w:val="28"/>
          <w:szCs w:val="28"/>
          <w:lang w:bidi="ar-EG"/>
        </w:rPr>
        <w:t xml:space="preserve">o </w:t>
      </w:r>
      <w:r>
        <w:rPr>
          <w:b/>
          <w:bCs/>
          <w:color w:val="2F5496" w:themeColor="accent1" w:themeShade="BF"/>
          <w:sz w:val="28"/>
          <w:szCs w:val="28"/>
          <w:lang w:bidi="ar-EG"/>
        </w:rPr>
        <w:t>Example:</w:t>
      </w:r>
      <w:r>
        <w:rPr>
          <w:sz w:val="28"/>
          <w:szCs w:val="28"/>
          <w:lang w:bidi="ar-EG"/>
        </w:rPr>
        <w:br/>
        <w:t>During the testing sessions, participants found the platform highly intuitive and user-friendly, especially compared to traditional fragmented mental health applications.</w:t>
      </w:r>
    </w:p>
    <w:p w14:paraId="511E4687" w14:textId="77777777" w:rsidR="00AB5830" w:rsidRPr="004312F4" w:rsidRDefault="00FB5522" w:rsidP="004312F4">
      <w:pPr>
        <w:pStyle w:val="Heading1"/>
        <w:rPr>
          <w:sz w:val="28"/>
          <w:szCs w:val="28"/>
          <w:lang w:bidi="ar-EG"/>
        </w:rPr>
      </w:pPr>
      <w:r>
        <w:rPr>
          <w:lang w:bidi="ar-EG"/>
        </w:rPr>
        <w:t>5.3 Comparison with Existing Solutions</w:t>
      </w:r>
    </w:p>
    <w:p w14:paraId="118491B9" w14:textId="77777777" w:rsidR="00AB5830" w:rsidRDefault="00AB5830" w:rsidP="00FB5522">
      <w:pPr>
        <w:rPr>
          <w:sz w:val="28"/>
          <w:szCs w:val="28"/>
          <w:lang w:bidi="ar-EG"/>
        </w:rPr>
      </w:pPr>
      <w:r>
        <w:rPr>
          <w:sz w:val="28"/>
          <w:szCs w:val="28"/>
          <w:lang w:bidi="ar-EG"/>
        </w:rPr>
        <w:t xml:space="preserve">The Digital Psychiatrist Platform was compared with existing mental health solutions such as </w:t>
      </w:r>
      <w:proofErr w:type="spellStart"/>
      <w:r>
        <w:rPr>
          <w:sz w:val="28"/>
          <w:szCs w:val="28"/>
          <w:lang w:bidi="ar-EG"/>
        </w:rPr>
        <w:t>BetterHelp</w:t>
      </w:r>
      <w:proofErr w:type="spellEnd"/>
      <w:r>
        <w:rPr>
          <w:sz w:val="28"/>
          <w:szCs w:val="28"/>
          <w:lang w:bidi="ar-EG"/>
        </w:rPr>
        <w:t xml:space="preserve">, </w:t>
      </w:r>
      <w:proofErr w:type="spellStart"/>
      <w:r>
        <w:rPr>
          <w:sz w:val="28"/>
          <w:szCs w:val="28"/>
          <w:lang w:bidi="ar-EG"/>
        </w:rPr>
        <w:t>Talkspace</w:t>
      </w:r>
      <w:proofErr w:type="spellEnd"/>
      <w:r>
        <w:rPr>
          <w:sz w:val="28"/>
          <w:szCs w:val="28"/>
          <w:lang w:bidi="ar-EG"/>
        </w:rPr>
        <w:t xml:space="preserve">, </w:t>
      </w:r>
      <w:proofErr w:type="spellStart"/>
      <w:r>
        <w:rPr>
          <w:sz w:val="28"/>
          <w:szCs w:val="28"/>
          <w:lang w:bidi="ar-EG"/>
        </w:rPr>
        <w:t>Youper</w:t>
      </w:r>
      <w:proofErr w:type="spellEnd"/>
      <w:r>
        <w:rPr>
          <w:sz w:val="28"/>
          <w:szCs w:val="28"/>
          <w:lang w:bidi="ar-EG"/>
        </w:rPr>
        <w:t xml:space="preserve">, </w:t>
      </w:r>
      <w:proofErr w:type="spellStart"/>
      <w:r>
        <w:rPr>
          <w:sz w:val="28"/>
          <w:szCs w:val="28"/>
          <w:lang w:bidi="ar-EG"/>
        </w:rPr>
        <w:t>Wysa</w:t>
      </w:r>
      <w:proofErr w:type="spellEnd"/>
      <w:r>
        <w:rPr>
          <w:sz w:val="28"/>
          <w:szCs w:val="28"/>
          <w:lang w:bidi="ar-EG"/>
        </w:rPr>
        <w:t xml:space="preserve">, </w:t>
      </w:r>
      <w:proofErr w:type="spellStart"/>
      <w:r>
        <w:rPr>
          <w:sz w:val="28"/>
          <w:szCs w:val="28"/>
          <w:lang w:bidi="ar-EG"/>
        </w:rPr>
        <w:t>Woebot</w:t>
      </w:r>
      <w:proofErr w:type="spellEnd"/>
      <w:r>
        <w:rPr>
          <w:sz w:val="28"/>
          <w:szCs w:val="28"/>
          <w:lang w:bidi="ar-EG"/>
        </w:rPr>
        <w:t xml:space="preserve">, and </w:t>
      </w:r>
      <w:proofErr w:type="spellStart"/>
      <w:r>
        <w:rPr>
          <w:sz w:val="28"/>
          <w:szCs w:val="28"/>
          <w:lang w:bidi="ar-EG"/>
        </w:rPr>
        <w:t>MindDoc</w:t>
      </w:r>
      <w:proofErr w:type="spellEnd"/>
      <w:r>
        <w:rPr>
          <w:sz w:val="28"/>
          <w:szCs w:val="28"/>
          <w:lang w:bidi="ar-EG"/>
        </w:rPr>
        <w:t xml:space="preserve"> to highlight the differences in functionality, intelligence, and user experience.</w:t>
      </w:r>
    </w:p>
    <w:p w14:paraId="25D7102B" w14:textId="77777777" w:rsidR="005F4EC2" w:rsidRPr="005F4EC2" w:rsidRDefault="00AB5830" w:rsidP="005F4EC2">
      <w:pPr>
        <w:pStyle w:val="Heading1"/>
        <w:rPr>
          <w:color w:val="2F5496" w:themeColor="accent1" w:themeShade="BF"/>
          <w:lang w:bidi="ar-EG"/>
        </w:rPr>
      </w:pPr>
      <w:r>
        <w:rPr>
          <w:color w:val="2F5496" w:themeColor="accent1" w:themeShade="BF"/>
          <w:lang w:bidi="ar-EG"/>
        </w:rPr>
        <w:t>• Integrated Functionality</w:t>
      </w:r>
    </w:p>
    <w:p w14:paraId="469410AC" w14:textId="77777777" w:rsidR="005F4EC2" w:rsidRDefault="005F4EC2" w:rsidP="005F4EC2">
      <w:pPr>
        <w:pStyle w:val="NoSpacing"/>
        <w:spacing w:line="360" w:lineRule="auto"/>
        <w:jc w:val="left"/>
        <w:rPr>
          <w:sz w:val="28"/>
          <w:szCs w:val="28"/>
          <w:lang w:bidi="ar-EG"/>
        </w:rPr>
      </w:pPr>
      <w:r>
        <w:rPr>
          <w:b/>
          <w:bCs/>
          <w:color w:val="2F5496" w:themeColor="accent1" w:themeShade="BF"/>
          <w:sz w:val="28"/>
          <w:szCs w:val="28"/>
          <w:lang w:bidi="ar-EG"/>
        </w:rPr>
        <w:t>Existing Platforms:</w:t>
      </w:r>
      <w:r>
        <w:rPr>
          <w:sz w:val="28"/>
          <w:szCs w:val="28"/>
          <w:lang w:bidi="ar-EG"/>
        </w:rPr>
        <w:br/>
        <w:t>Most existing solutions provide separate services for therapy, AI chat, or mood tracking, which forces the user to move between different tools and prevents a unified experience.</w:t>
      </w:r>
    </w:p>
    <w:p w14:paraId="3950622A" w14:textId="77777777" w:rsidR="005F4EC2" w:rsidRPr="005F4EC2" w:rsidRDefault="005F4EC2" w:rsidP="005F4EC2">
      <w:pPr>
        <w:pStyle w:val="NoSpacing"/>
        <w:spacing w:line="360" w:lineRule="auto"/>
        <w:rPr>
          <w:b/>
          <w:bCs/>
          <w:color w:val="2F5496" w:themeColor="accent1" w:themeShade="BF"/>
          <w:sz w:val="28"/>
          <w:szCs w:val="28"/>
          <w:lang w:bidi="ar-EG"/>
        </w:rPr>
      </w:pPr>
      <w:r>
        <w:rPr>
          <w:b/>
          <w:bCs/>
          <w:color w:val="2F5496" w:themeColor="accent1" w:themeShade="BF"/>
          <w:sz w:val="28"/>
          <w:szCs w:val="28"/>
          <w:lang w:bidi="ar-EG"/>
        </w:rPr>
        <w:t>Our System:</w:t>
      </w:r>
    </w:p>
    <w:p w14:paraId="5BD2AA44" w14:textId="77777777" w:rsidR="005F4EC2" w:rsidRPr="005F4EC2" w:rsidRDefault="005F4EC2" w:rsidP="005F4EC2">
      <w:pPr>
        <w:pStyle w:val="NoSpacing"/>
        <w:spacing w:line="360" w:lineRule="auto"/>
        <w:rPr>
          <w:sz w:val="28"/>
          <w:szCs w:val="28"/>
          <w:lang w:bidi="ar-EG"/>
        </w:rPr>
      </w:pPr>
      <w:r>
        <w:rPr>
          <w:sz w:val="28"/>
          <w:szCs w:val="28"/>
          <w:lang w:bidi="ar-EG"/>
        </w:rPr>
        <w:t>Our platform brings everything together in one integrated environment, including:</w:t>
      </w:r>
    </w:p>
    <w:p w14:paraId="3BDAD7B5" w14:textId="77777777" w:rsidR="005F4EC2" w:rsidRPr="005F4EC2" w:rsidRDefault="005F4EC2">
      <w:pPr>
        <w:pStyle w:val="NoSpacing"/>
        <w:numPr>
          <w:ilvl w:val="0"/>
          <w:numId w:val="41"/>
        </w:numPr>
        <w:spacing w:line="360" w:lineRule="auto"/>
        <w:rPr>
          <w:sz w:val="28"/>
          <w:szCs w:val="28"/>
          <w:lang w:bidi="ar-EG"/>
        </w:rPr>
      </w:pPr>
      <w:r>
        <w:rPr>
          <w:sz w:val="28"/>
          <w:szCs w:val="28"/>
          <w:lang w:bidi="ar-EG"/>
        </w:rPr>
        <w:t xml:space="preserve">AI Chatbot interaction for continuous emotional support and communication </w:t>
      </w:r>
    </w:p>
    <w:p w14:paraId="55920EE6" w14:textId="77777777" w:rsidR="005F4EC2" w:rsidRPr="005F4EC2" w:rsidRDefault="005F4EC2">
      <w:pPr>
        <w:pStyle w:val="NoSpacing"/>
        <w:numPr>
          <w:ilvl w:val="0"/>
          <w:numId w:val="41"/>
        </w:numPr>
        <w:spacing w:line="360" w:lineRule="auto"/>
        <w:rPr>
          <w:sz w:val="28"/>
          <w:szCs w:val="28"/>
          <w:lang w:bidi="ar-EG"/>
        </w:rPr>
      </w:pPr>
      <w:r>
        <w:rPr>
          <w:sz w:val="28"/>
          <w:szCs w:val="28"/>
          <w:lang w:bidi="ar-EG"/>
        </w:rPr>
        <w:t xml:space="preserve">Virtual AI avatar interaction with expressive and realistic responses </w:t>
      </w:r>
    </w:p>
    <w:p w14:paraId="5F5266B8" w14:textId="77777777" w:rsidR="005F4EC2" w:rsidRPr="005F4EC2" w:rsidRDefault="005F4EC2">
      <w:pPr>
        <w:pStyle w:val="NoSpacing"/>
        <w:numPr>
          <w:ilvl w:val="0"/>
          <w:numId w:val="41"/>
        </w:numPr>
        <w:spacing w:line="360" w:lineRule="auto"/>
        <w:rPr>
          <w:sz w:val="28"/>
          <w:szCs w:val="28"/>
          <w:lang w:bidi="ar-EG"/>
        </w:rPr>
      </w:pPr>
      <w:r>
        <w:rPr>
          <w:sz w:val="28"/>
          <w:szCs w:val="28"/>
          <w:lang w:bidi="ar-EG"/>
        </w:rPr>
        <w:t xml:space="preserve">Doctor profiles, where each doctor has a dedicated profile showing specialization, experience, and patient feedback </w:t>
      </w:r>
    </w:p>
    <w:p w14:paraId="773B8086" w14:textId="77777777" w:rsidR="005F4EC2" w:rsidRPr="005F4EC2" w:rsidRDefault="005F4EC2">
      <w:pPr>
        <w:pStyle w:val="NoSpacing"/>
        <w:numPr>
          <w:ilvl w:val="0"/>
          <w:numId w:val="41"/>
        </w:numPr>
        <w:spacing w:line="360" w:lineRule="auto"/>
        <w:rPr>
          <w:sz w:val="28"/>
          <w:szCs w:val="28"/>
          <w:lang w:bidi="ar-EG"/>
        </w:rPr>
      </w:pPr>
      <w:r>
        <w:rPr>
          <w:sz w:val="28"/>
          <w:szCs w:val="28"/>
          <w:lang w:bidi="ar-EG"/>
        </w:rPr>
        <w:t xml:space="preserve">Doctor search system to find suitable doctors </w:t>
      </w:r>
    </w:p>
    <w:p w14:paraId="40BE9329" w14:textId="77777777" w:rsidR="005F4EC2" w:rsidRPr="005F4EC2" w:rsidRDefault="005F4EC2">
      <w:pPr>
        <w:pStyle w:val="NoSpacing"/>
        <w:numPr>
          <w:ilvl w:val="0"/>
          <w:numId w:val="41"/>
        </w:numPr>
        <w:spacing w:line="360" w:lineRule="auto"/>
        <w:rPr>
          <w:sz w:val="28"/>
          <w:szCs w:val="28"/>
          <w:lang w:bidi="ar-EG"/>
        </w:rPr>
      </w:pPr>
      <w:r>
        <w:rPr>
          <w:sz w:val="28"/>
          <w:szCs w:val="28"/>
          <w:lang w:bidi="ar-EG"/>
        </w:rPr>
        <w:lastRenderedPageBreak/>
        <w:t xml:space="preserve">Appointment booking system for scheduling consultations easily </w:t>
      </w:r>
    </w:p>
    <w:p w14:paraId="6A2056BF" w14:textId="77777777" w:rsidR="005F4EC2" w:rsidRPr="005F4EC2" w:rsidRDefault="005F4EC2">
      <w:pPr>
        <w:pStyle w:val="NoSpacing"/>
        <w:numPr>
          <w:ilvl w:val="0"/>
          <w:numId w:val="41"/>
        </w:numPr>
        <w:spacing w:line="360" w:lineRule="auto"/>
        <w:rPr>
          <w:sz w:val="28"/>
          <w:szCs w:val="28"/>
          <w:lang w:bidi="ar-EG"/>
        </w:rPr>
      </w:pPr>
      <w:r>
        <w:rPr>
          <w:sz w:val="28"/>
          <w:szCs w:val="28"/>
          <w:lang w:bidi="ar-EG"/>
        </w:rPr>
        <w:t xml:space="preserve">Chat history storage to review previous conversations with the AI chatbot </w:t>
      </w:r>
    </w:p>
    <w:p w14:paraId="75ACC8D5" w14:textId="77777777" w:rsidR="005F4EC2" w:rsidRPr="005F4EC2" w:rsidRDefault="005F4EC2">
      <w:pPr>
        <w:pStyle w:val="NoSpacing"/>
        <w:numPr>
          <w:ilvl w:val="0"/>
          <w:numId w:val="41"/>
        </w:numPr>
        <w:spacing w:line="360" w:lineRule="auto"/>
        <w:rPr>
          <w:sz w:val="28"/>
          <w:szCs w:val="28"/>
          <w:lang w:bidi="ar-EG"/>
        </w:rPr>
      </w:pPr>
      <w:r>
        <w:rPr>
          <w:sz w:val="28"/>
          <w:szCs w:val="28"/>
          <w:lang w:bidi="ar-EG"/>
        </w:rPr>
        <w:t xml:space="preserve">Medical report generation after each AI session summarizing the user’s condition and progress </w:t>
      </w:r>
    </w:p>
    <w:p w14:paraId="00A17F5B" w14:textId="77777777" w:rsidR="005F4EC2" w:rsidRPr="005F4EC2" w:rsidRDefault="005F4EC2">
      <w:pPr>
        <w:pStyle w:val="NoSpacing"/>
        <w:numPr>
          <w:ilvl w:val="0"/>
          <w:numId w:val="41"/>
        </w:numPr>
        <w:spacing w:line="360" w:lineRule="auto"/>
        <w:rPr>
          <w:sz w:val="28"/>
          <w:szCs w:val="28"/>
          <w:lang w:bidi="ar-EG"/>
        </w:rPr>
      </w:pPr>
      <w:r>
        <w:rPr>
          <w:sz w:val="28"/>
          <w:szCs w:val="28"/>
          <w:lang w:bidi="ar-EG"/>
        </w:rPr>
        <w:t xml:space="preserve">Secure medical record storage for maintaining patient history safely </w:t>
      </w:r>
    </w:p>
    <w:p w14:paraId="4E9F6FCB" w14:textId="77777777" w:rsidR="005F4EC2" w:rsidRDefault="005F4EC2" w:rsidP="005F4EC2">
      <w:pPr>
        <w:pStyle w:val="NoSpacing"/>
        <w:spacing w:line="360" w:lineRule="auto"/>
        <w:jc w:val="left"/>
        <w:rPr>
          <w:sz w:val="28"/>
          <w:szCs w:val="28"/>
          <w:lang w:bidi="ar-EG"/>
        </w:rPr>
      </w:pPr>
      <w:r>
        <w:rPr>
          <w:sz w:val="28"/>
          <w:szCs w:val="28"/>
          <w:lang w:bidi="ar-EG"/>
        </w:rPr>
        <w:t>This creates a unified mental health platform where users can get support, interact, and manage everything seamlessly in one place.</w:t>
      </w:r>
    </w:p>
    <w:p w14:paraId="55909F41" w14:textId="77777777" w:rsidR="005F4EC2" w:rsidRDefault="005F4EC2">
      <w:pPr>
        <w:spacing w:line="278" w:lineRule="auto"/>
        <w:jc w:val="left"/>
        <w:rPr>
          <w:sz w:val="28"/>
          <w:szCs w:val="28"/>
          <w:lang w:bidi="ar-EG"/>
        </w:rPr>
      </w:pPr>
    </w:p>
    <w:p w14:paraId="283A641F" w14:textId="77777777" w:rsidR="005F4EC2" w:rsidRPr="005F4EC2" w:rsidRDefault="005F4EC2" w:rsidP="005F4EC2">
      <w:pPr>
        <w:pStyle w:val="Heading1"/>
        <w:rPr>
          <w:color w:val="2F5496" w:themeColor="accent1" w:themeShade="BF"/>
          <w:lang w:bidi="ar-EG"/>
        </w:rPr>
      </w:pPr>
      <w:r>
        <w:rPr>
          <w:color w:val="2F5496" w:themeColor="accent1" w:themeShade="BF"/>
          <w:lang w:bidi="ar-EG"/>
        </w:rPr>
        <w:t>• User-Friendliness</w:t>
      </w:r>
    </w:p>
    <w:p w14:paraId="631FB521" w14:textId="77777777" w:rsidR="005F4EC2" w:rsidRPr="005F4EC2" w:rsidRDefault="005F4EC2" w:rsidP="005F4EC2">
      <w:pPr>
        <w:spacing w:line="278" w:lineRule="auto"/>
        <w:jc w:val="left"/>
        <w:rPr>
          <w:sz w:val="28"/>
          <w:szCs w:val="28"/>
          <w:lang w:bidi="ar-EG"/>
        </w:rPr>
      </w:pPr>
      <w:r>
        <w:rPr>
          <w:b/>
          <w:bCs/>
          <w:color w:val="2F5496" w:themeColor="accent1" w:themeShade="BF"/>
          <w:sz w:val="28"/>
          <w:szCs w:val="28"/>
          <w:lang w:bidi="ar-EG"/>
        </w:rPr>
        <w:t>Existing Platforms:</w:t>
      </w:r>
      <w:r>
        <w:rPr>
          <w:sz w:val="28"/>
          <w:szCs w:val="28"/>
          <w:lang w:bidi="ar-EG"/>
        </w:rPr>
        <w:br/>
        <w:t>Some platforms offer simple interfaces, but they are often either limited to reading content or focused on specific services, which can overwhelm users when they need a full mental health experience.</w:t>
      </w:r>
    </w:p>
    <w:p w14:paraId="527491D9" w14:textId="77777777" w:rsidR="005F4EC2" w:rsidRDefault="005F4EC2" w:rsidP="005F4EC2">
      <w:pPr>
        <w:spacing w:line="278" w:lineRule="auto"/>
        <w:jc w:val="left"/>
        <w:rPr>
          <w:sz w:val="28"/>
          <w:szCs w:val="28"/>
          <w:lang w:bidi="ar-EG"/>
        </w:rPr>
      </w:pPr>
      <w:r>
        <w:rPr>
          <w:b/>
          <w:bCs/>
          <w:color w:val="2F5496" w:themeColor="accent1" w:themeShade="BF"/>
          <w:sz w:val="28"/>
          <w:szCs w:val="28"/>
          <w:lang w:bidi="ar-EG"/>
        </w:rPr>
        <w:t>Our System:</w:t>
      </w:r>
      <w:r>
        <w:rPr>
          <w:sz w:val="28"/>
          <w:szCs w:val="28"/>
          <w:lang w:bidi="ar-EG"/>
        </w:rPr>
        <w:br/>
        <w:t>Designed with simplicity and clarity in mind, using a clean React.js interface that makes navigation smooth for all users. The system guides users naturally through their journey from chatting with the AI to booking appointments without confusion or complexity.</w:t>
      </w:r>
    </w:p>
    <w:p w14:paraId="5D0C0A05" w14:textId="77777777" w:rsidR="00FB5522" w:rsidRPr="00FB5522" w:rsidRDefault="00FB5522" w:rsidP="00FB5522">
      <w:pPr>
        <w:pStyle w:val="Heading1"/>
        <w:rPr>
          <w:color w:val="2F5496" w:themeColor="accent1" w:themeShade="BF"/>
          <w:lang w:bidi="ar-EG"/>
        </w:rPr>
      </w:pPr>
      <w:r>
        <w:rPr>
          <w:color w:val="2F5496" w:themeColor="accent1" w:themeShade="BF"/>
          <w:lang w:bidi="ar-EG"/>
        </w:rPr>
        <w:t>• Unique Features</w:t>
      </w:r>
    </w:p>
    <w:p w14:paraId="31E95A01" w14:textId="77777777" w:rsidR="00FB5522" w:rsidRPr="00FB5522" w:rsidRDefault="00FB5522" w:rsidP="00FB5522">
      <w:pPr>
        <w:spacing w:line="278" w:lineRule="auto"/>
        <w:jc w:val="left"/>
        <w:rPr>
          <w:sz w:val="28"/>
          <w:szCs w:val="28"/>
          <w:lang w:bidi="ar-EG"/>
        </w:rPr>
      </w:pPr>
      <w:r>
        <w:rPr>
          <w:b/>
          <w:bCs/>
          <w:color w:val="2F5496" w:themeColor="accent1" w:themeShade="BF"/>
          <w:sz w:val="28"/>
          <w:szCs w:val="28"/>
          <w:lang w:bidi="ar-EG"/>
        </w:rPr>
        <w:t>Existing Platforms:</w:t>
      </w:r>
      <w:r>
        <w:rPr>
          <w:sz w:val="28"/>
          <w:szCs w:val="28"/>
          <w:lang w:bidi="ar-EG"/>
        </w:rPr>
        <w:br/>
        <w:t>Most existing solutions focus on either AI chat, articles, or therapy separately, and lack a complete mental health workflow or deep interaction features.</w:t>
      </w:r>
    </w:p>
    <w:p w14:paraId="602E9953" w14:textId="77777777" w:rsidR="00FB5522" w:rsidRPr="00FB5522" w:rsidRDefault="00FB5522" w:rsidP="00FB5522">
      <w:pPr>
        <w:spacing w:line="278" w:lineRule="auto"/>
        <w:jc w:val="left"/>
        <w:rPr>
          <w:sz w:val="28"/>
          <w:szCs w:val="28"/>
          <w:lang w:bidi="ar-EG"/>
        </w:rPr>
      </w:pPr>
      <w:r>
        <w:rPr>
          <w:b/>
          <w:bCs/>
          <w:color w:val="2F5496" w:themeColor="accent1" w:themeShade="BF"/>
          <w:sz w:val="28"/>
          <w:szCs w:val="28"/>
          <w:lang w:bidi="ar-EG"/>
        </w:rPr>
        <w:t>Our System:</w:t>
      </w:r>
      <w:r>
        <w:rPr>
          <w:sz w:val="28"/>
          <w:szCs w:val="28"/>
          <w:lang w:bidi="ar-EG"/>
        </w:rPr>
        <w:br/>
        <w:t>Introduces a more advanced and interactive experience, including:</w:t>
      </w:r>
    </w:p>
    <w:p w14:paraId="76BCF17F" w14:textId="77777777" w:rsidR="00FB5522" w:rsidRPr="00FB5522" w:rsidRDefault="00FB5522">
      <w:pPr>
        <w:numPr>
          <w:ilvl w:val="0"/>
          <w:numId w:val="42"/>
        </w:numPr>
        <w:spacing w:line="278" w:lineRule="auto"/>
        <w:jc w:val="left"/>
        <w:rPr>
          <w:sz w:val="28"/>
          <w:szCs w:val="28"/>
          <w:lang w:bidi="ar-EG"/>
        </w:rPr>
      </w:pPr>
      <w:r>
        <w:rPr>
          <w:sz w:val="28"/>
          <w:szCs w:val="28"/>
          <w:lang w:bidi="ar-EG"/>
        </w:rPr>
        <w:t xml:space="preserve">Virtual AI psychiatrist avatar with emotional expressions </w:t>
      </w:r>
    </w:p>
    <w:p w14:paraId="49898800" w14:textId="77777777" w:rsidR="00FB5522" w:rsidRPr="00FB5522" w:rsidRDefault="00FB5522">
      <w:pPr>
        <w:numPr>
          <w:ilvl w:val="0"/>
          <w:numId w:val="42"/>
        </w:numPr>
        <w:spacing w:line="278" w:lineRule="auto"/>
        <w:jc w:val="left"/>
        <w:rPr>
          <w:sz w:val="28"/>
          <w:szCs w:val="28"/>
          <w:lang w:bidi="ar-EG"/>
        </w:rPr>
      </w:pPr>
      <w:r>
        <w:rPr>
          <w:sz w:val="28"/>
          <w:szCs w:val="28"/>
          <w:lang w:bidi="ar-EG"/>
        </w:rPr>
        <w:t xml:space="preserve">AI chatbot for continuous psychological support </w:t>
      </w:r>
    </w:p>
    <w:p w14:paraId="3C33535F" w14:textId="77777777" w:rsidR="00FB5522" w:rsidRPr="00FB5522" w:rsidRDefault="00FB5522">
      <w:pPr>
        <w:numPr>
          <w:ilvl w:val="0"/>
          <w:numId w:val="42"/>
        </w:numPr>
        <w:spacing w:line="278" w:lineRule="auto"/>
        <w:jc w:val="left"/>
        <w:rPr>
          <w:sz w:val="28"/>
          <w:szCs w:val="28"/>
          <w:lang w:bidi="ar-EG"/>
        </w:rPr>
      </w:pPr>
      <w:r>
        <w:rPr>
          <w:sz w:val="28"/>
          <w:szCs w:val="28"/>
          <w:lang w:bidi="ar-EG"/>
        </w:rPr>
        <w:lastRenderedPageBreak/>
        <w:t xml:space="preserve">Automatic psychological assessment after interaction </w:t>
      </w:r>
    </w:p>
    <w:p w14:paraId="18124885" w14:textId="77777777" w:rsidR="00FB5522" w:rsidRPr="00FB5522" w:rsidRDefault="00FB5522">
      <w:pPr>
        <w:numPr>
          <w:ilvl w:val="0"/>
          <w:numId w:val="42"/>
        </w:numPr>
        <w:spacing w:line="278" w:lineRule="auto"/>
        <w:jc w:val="left"/>
        <w:rPr>
          <w:sz w:val="28"/>
          <w:szCs w:val="28"/>
          <w:lang w:bidi="ar-EG"/>
        </w:rPr>
      </w:pPr>
      <w:r>
        <w:rPr>
          <w:sz w:val="28"/>
          <w:szCs w:val="28"/>
          <w:lang w:bidi="ar-EG"/>
        </w:rPr>
        <w:t xml:space="preserve">Integrated doctor profiles and appointment system </w:t>
      </w:r>
    </w:p>
    <w:p w14:paraId="1074C41A" w14:textId="77777777" w:rsidR="00FB5522" w:rsidRPr="00FB5522" w:rsidRDefault="00FB5522">
      <w:pPr>
        <w:numPr>
          <w:ilvl w:val="0"/>
          <w:numId w:val="42"/>
        </w:numPr>
        <w:spacing w:line="278" w:lineRule="auto"/>
        <w:jc w:val="left"/>
        <w:rPr>
          <w:sz w:val="28"/>
          <w:szCs w:val="28"/>
          <w:lang w:bidi="ar-EG"/>
        </w:rPr>
      </w:pPr>
      <w:r>
        <w:rPr>
          <w:sz w:val="28"/>
          <w:szCs w:val="28"/>
          <w:lang w:bidi="ar-EG"/>
        </w:rPr>
        <w:t xml:space="preserve">Secure medical history and session reports </w:t>
      </w:r>
    </w:p>
    <w:p w14:paraId="6A93CC3F" w14:textId="77777777" w:rsidR="00FB5522" w:rsidRDefault="00FB5522" w:rsidP="00FB5522">
      <w:pPr>
        <w:spacing w:line="278" w:lineRule="auto"/>
        <w:jc w:val="left"/>
        <w:rPr>
          <w:sz w:val="28"/>
          <w:szCs w:val="28"/>
          <w:lang w:bidi="ar-EG"/>
        </w:rPr>
      </w:pPr>
      <w:r>
        <w:rPr>
          <w:sz w:val="28"/>
          <w:szCs w:val="28"/>
          <w:lang w:bidi="ar-EG"/>
        </w:rPr>
        <w:t xml:space="preserve">This creates a more human-like and connected mental health experience </w:t>
      </w:r>
      <w:proofErr w:type="gramStart"/>
      <w:r>
        <w:rPr>
          <w:sz w:val="28"/>
          <w:szCs w:val="28"/>
          <w:lang w:bidi="ar-EG"/>
        </w:rPr>
        <w:t>in</w:t>
      </w:r>
      <w:proofErr w:type="gramEnd"/>
      <w:r>
        <w:rPr>
          <w:sz w:val="28"/>
          <w:szCs w:val="28"/>
          <w:lang w:bidi="ar-EG"/>
        </w:rPr>
        <w:t xml:space="preserve"> one platform.</w:t>
      </w:r>
    </w:p>
    <w:p w14:paraId="430F6C92" w14:textId="77777777" w:rsidR="00FB5522" w:rsidRPr="004312F4" w:rsidRDefault="00FB5522" w:rsidP="004312F4">
      <w:pPr>
        <w:pStyle w:val="Heading1"/>
        <w:rPr>
          <w:sz w:val="28"/>
          <w:szCs w:val="28"/>
          <w:lang w:bidi="ar-EG"/>
        </w:rPr>
      </w:pPr>
      <w:r>
        <w:rPr>
          <w:lang w:bidi="ar-EG"/>
        </w:rPr>
        <w:t>• Additional Comparison</w:t>
      </w:r>
    </w:p>
    <w:p w14:paraId="41C4F528" w14:textId="77777777" w:rsidR="00FB5522" w:rsidRPr="00FB5522" w:rsidRDefault="00FB5522" w:rsidP="00FB5522">
      <w:pPr>
        <w:jc w:val="left"/>
        <w:rPr>
          <w:sz w:val="28"/>
          <w:szCs w:val="28"/>
          <w:lang w:bidi="ar-EG"/>
        </w:rPr>
      </w:pPr>
      <w:r>
        <w:rPr>
          <w:b/>
          <w:bCs/>
          <w:color w:val="2F5496" w:themeColor="accent1" w:themeShade="BF"/>
          <w:sz w:val="28"/>
          <w:szCs w:val="28"/>
          <w:lang w:bidi="ar-EG"/>
        </w:rPr>
        <w:t>Existing Platforms:</w:t>
      </w:r>
      <w:r>
        <w:rPr>
          <w:sz w:val="28"/>
          <w:szCs w:val="28"/>
          <w:lang w:bidi="ar-EG"/>
        </w:rPr>
        <w:br/>
        <w:t>Many systems are either content-heavy or service-based, and do not provide a complete end-to-end mental health journey.</w:t>
      </w:r>
    </w:p>
    <w:p w14:paraId="3BFDCA63" w14:textId="77777777" w:rsidR="00FB5522" w:rsidRPr="00FB5522" w:rsidRDefault="00FB5522" w:rsidP="00FB5522">
      <w:pPr>
        <w:jc w:val="left"/>
        <w:rPr>
          <w:sz w:val="28"/>
          <w:szCs w:val="28"/>
          <w:lang w:bidi="ar-EG"/>
        </w:rPr>
      </w:pPr>
      <w:r>
        <w:rPr>
          <w:b/>
          <w:bCs/>
          <w:color w:val="2F5496" w:themeColor="accent1" w:themeShade="BF"/>
          <w:sz w:val="28"/>
          <w:szCs w:val="28"/>
          <w:lang w:bidi="ar-EG"/>
        </w:rPr>
        <w:t>Our System:</w:t>
      </w:r>
      <w:r>
        <w:rPr>
          <w:sz w:val="28"/>
          <w:szCs w:val="28"/>
          <w:lang w:bidi="ar-EG"/>
        </w:rPr>
        <w:br/>
        <w:t>Unlike fragmented solutions, our platform combines everything in one ecosystem:</w:t>
      </w:r>
      <w:r>
        <w:rPr>
          <w:sz w:val="28"/>
          <w:szCs w:val="28"/>
          <w:lang w:bidi="ar-EG"/>
        </w:rPr>
        <w:br/>
        <w:t>AI interaction → emotional analysis → assessment → doctor connection → appointment management → session records</w:t>
      </w:r>
    </w:p>
    <w:p w14:paraId="1249FD0D" w14:textId="77777777" w:rsidR="00FB5522" w:rsidRDefault="00FB5522" w:rsidP="00FB5522">
      <w:pPr>
        <w:jc w:val="left"/>
        <w:rPr>
          <w:sz w:val="28"/>
          <w:szCs w:val="28"/>
          <w:lang w:bidi="ar-EG"/>
        </w:rPr>
      </w:pPr>
      <w:r>
        <w:rPr>
          <w:sz w:val="28"/>
          <w:szCs w:val="28"/>
          <w:lang w:bidi="ar-EG"/>
        </w:rPr>
        <w:t>This unified approach reduces complexity and improves accessibility for users seeking mental health support.</w:t>
      </w:r>
    </w:p>
    <w:p w14:paraId="3B7DA155" w14:textId="77777777" w:rsidR="00FB5522" w:rsidRPr="00FB5522" w:rsidRDefault="00FB5522" w:rsidP="00FB5522">
      <w:pPr>
        <w:spacing w:line="278" w:lineRule="auto"/>
        <w:jc w:val="left"/>
        <w:rPr>
          <w:sz w:val="28"/>
          <w:szCs w:val="28"/>
          <w:rtl/>
          <w:lang w:bidi="ar-EG"/>
        </w:rPr>
      </w:pPr>
    </w:p>
    <w:p w14:paraId="5DA309E7" w14:textId="77777777" w:rsidR="00FB5522" w:rsidRPr="00FB5522" w:rsidRDefault="00FB5522" w:rsidP="00FB5522">
      <w:pPr>
        <w:spacing w:line="278" w:lineRule="auto"/>
        <w:jc w:val="left"/>
        <w:rPr>
          <w:sz w:val="28"/>
          <w:szCs w:val="28"/>
          <w:lang w:bidi="ar-EG"/>
        </w:rPr>
      </w:pPr>
    </w:p>
    <w:p w14:paraId="52BFBC75" w14:textId="77777777" w:rsidR="00FB5522" w:rsidRPr="005F4EC2" w:rsidRDefault="00FB5522" w:rsidP="005F4EC2">
      <w:pPr>
        <w:spacing w:line="278" w:lineRule="auto"/>
        <w:jc w:val="left"/>
        <w:rPr>
          <w:sz w:val="28"/>
          <w:szCs w:val="28"/>
          <w:lang w:bidi="ar-EG"/>
        </w:rPr>
      </w:pPr>
    </w:p>
    <w:p w14:paraId="20ADB0AB" w14:textId="77777777" w:rsidR="005F4EC2" w:rsidRDefault="005F4EC2">
      <w:pPr>
        <w:spacing w:line="278" w:lineRule="auto"/>
        <w:jc w:val="left"/>
        <w:rPr>
          <w:sz w:val="28"/>
          <w:szCs w:val="28"/>
          <w:lang w:bidi="ar-EG"/>
        </w:rPr>
      </w:pPr>
      <w:r>
        <w:rPr>
          <w:sz w:val="28"/>
          <w:szCs w:val="28"/>
          <w:lang w:bidi="ar-EG"/>
        </w:rPr>
        <w:br w:type="page"/>
      </w:r>
    </w:p>
    <w:p w14:paraId="425F53A2" w14:textId="77777777" w:rsidR="005F4EC2" w:rsidRPr="005F4EC2" w:rsidRDefault="005F4EC2" w:rsidP="005F4EC2">
      <w:pPr>
        <w:pStyle w:val="NoSpacing"/>
        <w:spacing w:line="360" w:lineRule="auto"/>
        <w:jc w:val="left"/>
        <w:rPr>
          <w:sz w:val="28"/>
          <w:szCs w:val="28"/>
          <w:lang w:bidi="ar-EG"/>
        </w:rPr>
      </w:pPr>
    </w:p>
    <w:p w14:paraId="5E183A94" w14:textId="77777777" w:rsidR="00AB5830" w:rsidRPr="00AB5830" w:rsidRDefault="00AB5830" w:rsidP="00AB5830">
      <w:pPr>
        <w:ind w:left="360"/>
        <w:rPr>
          <w:sz w:val="28"/>
          <w:szCs w:val="28"/>
          <w:lang w:bidi="ar-EG"/>
        </w:rPr>
      </w:pPr>
    </w:p>
    <w:p w14:paraId="628C199A" w14:textId="77777777" w:rsidR="003E2F64" w:rsidRDefault="003E2F64">
      <w:pPr>
        <w:spacing w:line="278" w:lineRule="auto"/>
        <w:jc w:val="left"/>
        <w:rPr>
          <w:sz w:val="28"/>
          <w:szCs w:val="28"/>
          <w:lang w:bidi="ar-EG"/>
        </w:rPr>
      </w:pPr>
    </w:p>
    <w:p w14:paraId="33BF20FB" w14:textId="77777777" w:rsidR="003E2F64" w:rsidRPr="003E2F64" w:rsidRDefault="003E2F64" w:rsidP="003E2F64">
      <w:pPr>
        <w:pStyle w:val="NoSpacing"/>
        <w:jc w:val="left"/>
        <w:rPr>
          <w:sz w:val="28"/>
          <w:szCs w:val="28"/>
          <w:lang w:bidi="ar-EG"/>
        </w:rPr>
      </w:pPr>
    </w:p>
    <w:p w14:paraId="46611693" w14:textId="77777777" w:rsidR="00E217C1" w:rsidRDefault="00E217C1" w:rsidP="00E217C1">
      <w:pPr>
        <w:pStyle w:val="NoSpacing"/>
        <w:rPr>
          <w:sz w:val="28"/>
          <w:szCs w:val="28"/>
          <w:lang w:bidi="ar-EG"/>
        </w:rPr>
      </w:pPr>
    </w:p>
    <w:p w14:paraId="15ABD3A1" w14:textId="77777777" w:rsidR="00E217C1" w:rsidRPr="006B785A" w:rsidRDefault="00E217C1" w:rsidP="00E217C1">
      <w:pPr>
        <w:pStyle w:val="NoSpacing"/>
        <w:rPr>
          <w:sz w:val="28"/>
          <w:szCs w:val="28"/>
          <w:lang w:bidi="ar-EG"/>
        </w:rPr>
      </w:pPr>
    </w:p>
    <w:p w14:paraId="7BE2933D" w14:textId="77777777" w:rsidR="00963023" w:rsidRPr="00FE7004" w:rsidRDefault="00963023" w:rsidP="00963023">
      <w:pPr>
        <w:rPr>
          <w:sz w:val="28"/>
          <w:szCs w:val="28"/>
        </w:rPr>
      </w:pPr>
    </w:p>
    <w:p w14:paraId="3E377D80" w14:textId="77777777" w:rsidR="00963023" w:rsidRPr="00FE7004" w:rsidRDefault="00963023" w:rsidP="00963023">
      <w:pPr>
        <w:rPr>
          <w:sz w:val="28"/>
          <w:szCs w:val="28"/>
        </w:rPr>
      </w:pPr>
    </w:p>
    <w:p w14:paraId="71D67888" w14:textId="77777777" w:rsidR="00ED7EDF" w:rsidRPr="00FE7004" w:rsidRDefault="00ED7EDF" w:rsidP="00ED7EDF">
      <w:pPr>
        <w:spacing w:line="278" w:lineRule="auto"/>
        <w:jc w:val="left"/>
        <w:rPr>
          <w:sz w:val="28"/>
          <w:szCs w:val="28"/>
        </w:rPr>
      </w:pPr>
    </w:p>
    <w:p w14:paraId="4BDADBDD" w14:textId="77777777" w:rsidR="00963023" w:rsidRPr="00FE7004" w:rsidRDefault="00963023" w:rsidP="00ED7EDF">
      <w:pPr>
        <w:spacing w:line="278" w:lineRule="auto"/>
        <w:jc w:val="left"/>
        <w:rPr>
          <w:sz w:val="28"/>
          <w:szCs w:val="28"/>
        </w:rPr>
      </w:pPr>
    </w:p>
    <w:p w14:paraId="26317AD6" w14:textId="77777777" w:rsidR="00ED7EDF" w:rsidRPr="00FE7004" w:rsidRDefault="00ED7EDF" w:rsidP="00ED7EDF">
      <w:pPr>
        <w:pStyle w:val="Title"/>
        <w:jc w:val="center"/>
        <w:rPr>
          <w:sz w:val="28"/>
          <w:szCs w:val="28"/>
        </w:rPr>
      </w:pPr>
    </w:p>
    <w:p w14:paraId="53423D81" w14:textId="77777777" w:rsidR="00ED7EDF" w:rsidRPr="00FE7004" w:rsidRDefault="00ED7EDF" w:rsidP="00ED7EDF">
      <w:pPr>
        <w:pStyle w:val="Title"/>
        <w:jc w:val="center"/>
        <w:rPr>
          <w:sz w:val="28"/>
          <w:szCs w:val="28"/>
        </w:rPr>
      </w:pPr>
    </w:p>
    <w:p w14:paraId="2F3E6EEE" w14:textId="77777777" w:rsidR="00ED7EDF" w:rsidRPr="00FE7004" w:rsidRDefault="00ED7EDF" w:rsidP="00ED7EDF">
      <w:pPr>
        <w:pStyle w:val="Title"/>
        <w:jc w:val="center"/>
        <w:rPr>
          <w:sz w:val="28"/>
          <w:szCs w:val="28"/>
        </w:rPr>
      </w:pPr>
    </w:p>
    <w:p w14:paraId="09327DFA" w14:textId="77777777" w:rsidR="00ED7EDF" w:rsidRPr="00FE7004" w:rsidRDefault="00ED7EDF" w:rsidP="00ED7EDF">
      <w:pPr>
        <w:pStyle w:val="Title"/>
        <w:jc w:val="center"/>
        <w:rPr>
          <w:sz w:val="28"/>
          <w:szCs w:val="28"/>
        </w:rPr>
      </w:pPr>
    </w:p>
    <w:p w14:paraId="7117874E" w14:textId="77777777" w:rsidR="00ED7EDF" w:rsidRPr="00FE7004" w:rsidRDefault="00ED7EDF" w:rsidP="00ED7EDF">
      <w:pPr>
        <w:pStyle w:val="Title"/>
        <w:jc w:val="center"/>
        <w:rPr>
          <w:sz w:val="28"/>
          <w:szCs w:val="28"/>
        </w:rPr>
      </w:pPr>
    </w:p>
    <w:p w14:paraId="2EAEB0FA" w14:textId="77777777" w:rsidR="00ED7EDF" w:rsidRPr="00FE7004" w:rsidRDefault="00ED7EDF" w:rsidP="00FE7004">
      <w:pPr>
        <w:pStyle w:val="Chaptertitle1"/>
      </w:pPr>
      <w:r>
        <w:t>Chapter 6</w:t>
      </w:r>
    </w:p>
    <w:p w14:paraId="7EC82130" w14:textId="77777777" w:rsidR="00ED7EDF" w:rsidRPr="00FE7004" w:rsidRDefault="00963023" w:rsidP="00FE7004">
      <w:pPr>
        <w:pStyle w:val="Chaptertitle"/>
      </w:pPr>
      <w:bookmarkStart w:id="21" w:name="_Toc197463977"/>
      <w:r>
        <w:t>Results &amp; Discussion</w:t>
      </w:r>
      <w:bookmarkEnd w:id="21"/>
    </w:p>
    <w:p w14:paraId="5EAE1B62" w14:textId="77777777" w:rsidR="00B87BE1" w:rsidRPr="00B87BE1" w:rsidRDefault="00ED7EDF" w:rsidP="00B87BE1">
      <w:pPr>
        <w:spacing w:line="278" w:lineRule="auto"/>
        <w:jc w:val="left"/>
        <w:rPr>
          <w:sz w:val="28"/>
          <w:szCs w:val="28"/>
        </w:rPr>
      </w:pPr>
      <w:r>
        <w:rPr>
          <w:sz w:val="28"/>
          <w:szCs w:val="28"/>
        </w:rPr>
        <w:br w:type="page"/>
      </w:r>
    </w:p>
    <w:p w14:paraId="585D5CA3" w14:textId="77777777" w:rsidR="002B08F0" w:rsidRDefault="002B08F0" w:rsidP="002B08F0">
      <w:pPr>
        <w:pStyle w:val="Heading1"/>
        <w:rPr>
          <w:color w:val="2F5496" w:themeColor="accent1" w:themeShade="BF"/>
        </w:rPr>
      </w:pPr>
    </w:p>
    <w:p w14:paraId="10B7B17C" w14:textId="77777777" w:rsidR="00742E4A" w:rsidRDefault="00742E4A" w:rsidP="00742E4A">
      <w:pPr>
        <w:pStyle w:val="Heading1"/>
      </w:pPr>
      <w:r>
        <w:t>6.1 Introduction</w:t>
      </w:r>
    </w:p>
    <w:p w14:paraId="72209479" w14:textId="77777777" w:rsidR="00742E4A" w:rsidRDefault="00742E4A" w:rsidP="00742E4A">
      <w:r>
        <w:t xml:space="preserve">This chapter presents the experimental results and performance evaluation of the proposed </w:t>
      </w:r>
      <w:r>
        <w:rPr>
          <w:b/>
          <w:bCs/>
          <w:color w:val="000000"/>
        </w:rPr>
        <w:t>Depression Detection System</w:t>
      </w:r>
      <w:r>
        <w:t>. The developed framework combines audio analysis, text-based processing, and a hybrid fusion strategy to identify depressive symptoms and estimate depression severity using the PHQ-8 scale. Several machine learning models were evaluated using performance metrics including Accuracy, R² Score, and MAE (Mean Absolute Error) to determine the most effective approach. The chapter summarizes the obtained results, discusses their implications, highlights the limitations of the proposed solution, and suggests future research directions.</w:t>
      </w:r>
    </w:p>
    <w:p w14:paraId="66ECC929" w14:textId="77777777" w:rsidR="00742E4A" w:rsidRDefault="00742E4A" w:rsidP="00742E4A">
      <w:pPr>
        <w:spacing w:before="240" w:after="120"/>
      </w:pPr>
      <w:r>
        <w:rPr>
          <w:b/>
          <w:bCs/>
          <w:color w:val="000000"/>
        </w:rPr>
        <w:t>6.1.1 Dataset (DAIC-WOZ)</w:t>
      </w:r>
    </w:p>
    <w:p w14:paraId="24EE169E" w14:textId="77777777" w:rsidR="00742E4A" w:rsidRDefault="00742E4A" w:rsidP="00742E4A">
      <w:r>
        <w:t>All experiments in this chapter were conducted using the DAIC-WOZ dataset, a clinical corpus designed specifically for automated mental health assessment. Its source, content, and labeling scheme are summarized below:</w:t>
      </w:r>
    </w:p>
    <w:p w14:paraId="5CE67461" w14:textId="77777777" w:rsidR="00742E4A" w:rsidRDefault="00742E4A" w:rsidP="00742E4A">
      <w:pPr>
        <w:pStyle w:val="ListParagraph"/>
        <w:numPr>
          <w:ilvl w:val="0"/>
          <w:numId w:val="70"/>
        </w:numPr>
        <w:spacing w:before="40" w:after="80"/>
        <w:contextualSpacing w:val="0"/>
        <w:jc w:val="left"/>
      </w:pPr>
      <w:r>
        <w:rPr>
          <w:b/>
          <w:bCs/>
          <w:color w:val="000000"/>
        </w:rPr>
        <w:t xml:space="preserve">Source: </w:t>
      </w:r>
      <w:r>
        <w:t>Part of the Distress Analysis Interview Corpus (DAIC), a clinical dataset widely used for mental health research.</w:t>
      </w:r>
    </w:p>
    <w:p w14:paraId="100B83EF" w14:textId="77777777" w:rsidR="00742E4A" w:rsidRDefault="00742E4A" w:rsidP="00742E4A">
      <w:pPr>
        <w:pStyle w:val="ListParagraph"/>
        <w:numPr>
          <w:ilvl w:val="0"/>
          <w:numId w:val="70"/>
        </w:numPr>
        <w:spacing w:before="40" w:after="80"/>
        <w:contextualSpacing w:val="0"/>
        <w:jc w:val="left"/>
      </w:pPr>
      <w:r>
        <w:rPr>
          <w:b/>
          <w:bCs/>
          <w:color w:val="000000"/>
        </w:rPr>
        <w:t xml:space="preserve">Content: </w:t>
      </w:r>
      <w:r>
        <w:t>Contains 189 multi-modal clinical interviews between a virtual agent (Ellie) and human participants, split into 107 training sessions, 35 development sessions, and 47 test sessions. Among the training set, 30 participants are labeled as depressed (PHQ-8 ≥ 10) and 77 as non-depressed, reflecting a notable class imbalance that must be considered during model training and evaluation.</w:t>
      </w:r>
    </w:p>
    <w:p w14:paraId="24D1215F" w14:textId="77777777" w:rsidR="00742E4A" w:rsidRDefault="00742E4A" w:rsidP="00742E4A">
      <w:pPr>
        <w:pStyle w:val="ListParagraph"/>
        <w:numPr>
          <w:ilvl w:val="0"/>
          <w:numId w:val="70"/>
        </w:numPr>
        <w:spacing w:before="40" w:after="80"/>
        <w:contextualSpacing w:val="0"/>
        <w:jc w:val="left"/>
      </w:pPr>
      <w:r>
        <w:rPr>
          <w:b/>
          <w:bCs/>
          <w:color w:val="000000"/>
        </w:rPr>
        <w:t xml:space="preserve">Participants: </w:t>
      </w:r>
      <w:r>
        <w:t>Adult English-speaking volunteers recruited in the United States, with ages ranging from 18 to 65 years. The dataset includes both male and female participants with varying backgrounds, though it does not represent cultural or linguistic diversity beyond the English-speaking American population.</w:t>
      </w:r>
    </w:p>
    <w:p w14:paraId="05FA002C" w14:textId="77777777" w:rsidR="00742E4A" w:rsidRPr="00742E4A" w:rsidRDefault="00742E4A" w:rsidP="00742E4A">
      <w:pPr>
        <w:pStyle w:val="ListParagraph"/>
        <w:spacing w:before="40" w:after="80"/>
        <w:contextualSpacing w:val="0"/>
        <w:jc w:val="left"/>
      </w:pPr>
    </w:p>
    <w:p w14:paraId="62E55679" w14:textId="77777777" w:rsidR="00742E4A" w:rsidRDefault="00742E4A" w:rsidP="00742E4A">
      <w:pPr>
        <w:pStyle w:val="ListParagraph"/>
        <w:numPr>
          <w:ilvl w:val="0"/>
          <w:numId w:val="70"/>
        </w:numPr>
        <w:spacing w:before="40" w:after="80"/>
        <w:contextualSpacing w:val="0"/>
        <w:jc w:val="left"/>
      </w:pPr>
      <w:r>
        <w:rPr>
          <w:b/>
          <w:bCs/>
          <w:color w:val="000000"/>
        </w:rPr>
        <w:lastRenderedPageBreak/>
        <w:t xml:space="preserve">Interview Design: </w:t>
      </w:r>
      <w:r>
        <w:t>Each session is conducted as a semi-structured clinical interview by Ellie, an animated virtual interviewer driven by a human operator (Wizard-of-Oz paradigm). Questions cover topics related to mood, sleep, appetite, daily activities, and personal history, following a standardized protocol designed to elicit clinically relevant verbal and non-verbal responses.</w:t>
      </w:r>
    </w:p>
    <w:p w14:paraId="13334C88" w14:textId="77777777" w:rsidR="00742E4A" w:rsidRDefault="00742E4A" w:rsidP="00742E4A">
      <w:pPr>
        <w:pStyle w:val="ListParagraph"/>
        <w:numPr>
          <w:ilvl w:val="0"/>
          <w:numId w:val="70"/>
        </w:numPr>
        <w:spacing w:before="40" w:after="80"/>
        <w:contextualSpacing w:val="0"/>
        <w:jc w:val="left"/>
      </w:pPr>
      <w:r>
        <w:rPr>
          <w:b/>
          <w:bCs/>
          <w:color w:val="000000"/>
        </w:rPr>
        <w:t xml:space="preserve">Session Duration: </w:t>
      </w:r>
      <w:r>
        <w:t>Sessions vary in length, typically ranging from 7 to 33 minutes, resulting in varying amounts of audio and textual data per participant. This variability is an important consideration when normalizing features across sessions.</w:t>
      </w:r>
    </w:p>
    <w:p w14:paraId="320BB873" w14:textId="77777777" w:rsidR="00742E4A" w:rsidRDefault="00742E4A" w:rsidP="00742E4A">
      <w:pPr>
        <w:pStyle w:val="ListParagraph"/>
        <w:numPr>
          <w:ilvl w:val="0"/>
          <w:numId w:val="70"/>
        </w:numPr>
        <w:spacing w:before="40" w:after="80"/>
        <w:contextualSpacing w:val="0"/>
        <w:jc w:val="left"/>
      </w:pPr>
      <w:r>
        <w:rPr>
          <w:b/>
          <w:bCs/>
          <w:color w:val="000000"/>
        </w:rPr>
        <w:t xml:space="preserve">Format: </w:t>
      </w:r>
      <w:r>
        <w:t xml:space="preserve">Includes </w:t>
      </w:r>
      <w:r>
        <w:rPr>
          <w:b/>
          <w:bCs/>
          <w:color w:val="000000"/>
        </w:rPr>
        <w:t>audio features</w:t>
      </w:r>
      <w:r>
        <w:t xml:space="preserve"> and </w:t>
      </w:r>
      <w:r>
        <w:rPr>
          <w:b/>
          <w:bCs/>
          <w:color w:val="000000"/>
        </w:rPr>
        <w:t>text transcripts</w:t>
      </w:r>
      <w:r>
        <w:t xml:space="preserve">, enabling </w:t>
      </w:r>
      <w:r>
        <w:rPr>
          <w:b/>
          <w:bCs/>
          <w:color w:val="000000"/>
        </w:rPr>
        <w:t>multi-modal analysis</w:t>
      </w:r>
      <w:r>
        <w:t>.</w:t>
      </w:r>
    </w:p>
    <w:p w14:paraId="06AFF2B7" w14:textId="77777777" w:rsidR="00742E4A" w:rsidRDefault="00742E4A" w:rsidP="00742E4A">
      <w:pPr>
        <w:pStyle w:val="ListParagraph"/>
        <w:numPr>
          <w:ilvl w:val="0"/>
          <w:numId w:val="70"/>
        </w:numPr>
        <w:spacing w:before="40" w:after="80"/>
        <w:contextualSpacing w:val="0"/>
        <w:jc w:val="left"/>
      </w:pPr>
      <w:r>
        <w:rPr>
          <w:b/>
          <w:bCs/>
          <w:color w:val="000000"/>
        </w:rPr>
        <w:t xml:space="preserve">Clinical Labeling (PHQ-8): </w:t>
      </w:r>
      <w:r>
        <w:t>Each session is labeled using the PHQ-8 (Patient Health Questionnaire-8), a gold-standard medical scale for depression.</w:t>
      </w:r>
    </w:p>
    <w:p w14:paraId="26FF0F47" w14:textId="77777777" w:rsidR="00742E4A" w:rsidRDefault="00742E4A" w:rsidP="00742E4A">
      <w:pPr>
        <w:pStyle w:val="ListParagraph"/>
        <w:numPr>
          <w:ilvl w:val="0"/>
          <w:numId w:val="70"/>
        </w:numPr>
        <w:spacing w:before="40" w:after="80"/>
        <w:contextualSpacing w:val="0"/>
        <w:jc w:val="left"/>
      </w:pPr>
      <w:r>
        <w:rPr>
          <w:b/>
          <w:bCs/>
          <w:color w:val="000000"/>
        </w:rPr>
        <w:t xml:space="preserve">Range: </w:t>
      </w:r>
      <w:r>
        <w:t>Scores range from 0 to 24.</w:t>
      </w:r>
    </w:p>
    <w:p w14:paraId="21F9E47F" w14:textId="77777777" w:rsidR="00742E4A" w:rsidRDefault="00742E4A" w:rsidP="00742E4A">
      <w:pPr>
        <w:pStyle w:val="ListParagraph"/>
        <w:numPr>
          <w:ilvl w:val="0"/>
          <w:numId w:val="70"/>
        </w:numPr>
        <w:spacing w:before="40" w:after="80"/>
        <w:contextualSpacing w:val="0"/>
        <w:jc w:val="left"/>
      </w:pPr>
      <w:r>
        <w:rPr>
          <w:b/>
          <w:bCs/>
          <w:color w:val="000000"/>
        </w:rPr>
        <w:t xml:space="preserve">Threshold: </w:t>
      </w:r>
      <w:r>
        <w:t xml:space="preserve">A score of ≥ </w:t>
      </w:r>
      <w:r>
        <w:rPr>
          <w:rFonts w:hint="cs"/>
          <w:rtl/>
        </w:rPr>
        <w:t>9</w:t>
      </w:r>
      <w:r>
        <w:t xml:space="preserve"> is the clinical cut-off for moderate-to-severe depression.</w:t>
      </w:r>
    </w:p>
    <w:p w14:paraId="0ABF9D7A" w14:textId="77777777" w:rsidR="00742E4A" w:rsidRDefault="00742E4A" w:rsidP="00742E4A">
      <w:pPr>
        <w:pStyle w:val="ListParagraph"/>
        <w:numPr>
          <w:ilvl w:val="0"/>
          <w:numId w:val="70"/>
        </w:numPr>
        <w:spacing w:before="40" w:after="80"/>
        <w:contextualSpacing w:val="0"/>
        <w:jc w:val="left"/>
      </w:pPr>
      <w:r>
        <w:rPr>
          <w:b/>
          <w:bCs/>
          <w:color w:val="000000"/>
        </w:rPr>
        <w:t xml:space="preserve">Reference: </w:t>
      </w:r>
      <w:r>
        <w:t>USC Institute for Creative Technologies.</w:t>
      </w:r>
    </w:p>
    <w:p w14:paraId="740913C7" w14:textId="77777777" w:rsidR="00742E4A" w:rsidRDefault="00742E4A" w:rsidP="00742E4A">
      <w:pPr>
        <w:pStyle w:val="ListParagraph"/>
        <w:numPr>
          <w:ilvl w:val="0"/>
          <w:numId w:val="70"/>
        </w:numPr>
        <w:spacing w:before="40"/>
        <w:contextualSpacing w:val="0"/>
        <w:jc w:val="left"/>
      </w:pPr>
      <w:r>
        <w:rPr>
          <w:b/>
          <w:bCs/>
          <w:color w:val="000000"/>
        </w:rPr>
        <w:t xml:space="preserve">Dataset Link: </w:t>
      </w:r>
      <w:r>
        <w:t>https://dcapswoz.ict.usc.edu/wwwdaicwoz/</w:t>
      </w:r>
    </w:p>
    <w:p w14:paraId="1B48BDEB" w14:textId="77777777" w:rsidR="00742E4A" w:rsidRDefault="00742E4A" w:rsidP="00742E4A">
      <w:pPr>
        <w:pStyle w:val="Heading1"/>
      </w:pPr>
      <w:r>
        <w:t>6.2 Summary of Findings</w:t>
      </w:r>
    </w:p>
    <w:p w14:paraId="50AAA754" w14:textId="77777777" w:rsidR="00742E4A" w:rsidRDefault="00742E4A" w:rsidP="00742E4A">
      <w:r>
        <w:t xml:space="preserve">The </w:t>
      </w:r>
      <w:r>
        <w:rPr>
          <w:b/>
          <w:bCs/>
          <w:color w:val="000000"/>
        </w:rPr>
        <w:t>Depression Detection System</w:t>
      </w:r>
      <w:r>
        <w:t xml:space="preserve"> was designed and implemented as a multimodal framework combining audio and textual analysis. Key findings across all developed models are summarized below:</w:t>
      </w:r>
    </w:p>
    <w:p w14:paraId="3DE21BE1" w14:textId="77777777" w:rsidR="00742E4A" w:rsidRDefault="00742E4A" w:rsidP="00742E4A">
      <w:pPr>
        <w:spacing w:before="240" w:after="120"/>
      </w:pPr>
      <w:r>
        <w:rPr>
          <w:b/>
          <w:bCs/>
          <w:color w:val="000000"/>
        </w:rPr>
        <w:t>6.2.0 Audio Data Preprocessing</w:t>
      </w:r>
    </w:p>
    <w:p w14:paraId="265462D4" w14:textId="77777777" w:rsidR="00742E4A" w:rsidRDefault="00742E4A" w:rsidP="00742E4A">
      <w:r>
        <w:t xml:space="preserve">Prior to model training, a dedicated preprocessing pipeline was applied to the raw audio data extracted from the DAIC-WOZ dataset. The pipeline was implemented in Python on Google </w:t>
      </w:r>
      <w:proofErr w:type="spellStart"/>
      <w:r>
        <w:t>Colab</w:t>
      </w:r>
      <w:proofErr w:type="spellEnd"/>
      <w:r>
        <w:t xml:space="preserve"> and consisted of the following stages:</w:t>
      </w:r>
    </w:p>
    <w:p w14:paraId="0E601B90" w14:textId="77777777" w:rsidR="00B351FB" w:rsidRDefault="00B351FB">
      <w:pPr>
        <w:spacing w:line="278" w:lineRule="auto"/>
        <w:jc w:val="left"/>
        <w:rPr>
          <w:rFonts w:eastAsiaTheme="majorEastAsia" w:cstheme="majorBidi"/>
          <w:bCs/>
          <w:sz w:val="28"/>
          <w:szCs w:val="28"/>
        </w:rPr>
      </w:pPr>
      <w:r>
        <w:rPr>
          <w:b/>
          <w:bCs/>
          <w:sz w:val="28"/>
          <w:szCs w:val="28"/>
        </w:rPr>
        <w:br w:type="page"/>
      </w:r>
    </w:p>
    <w:p w14:paraId="180E0DCD" w14:textId="77777777" w:rsidR="00742E4A" w:rsidRDefault="00742E4A" w:rsidP="00742E4A">
      <w:pPr>
        <w:pStyle w:val="ListParagraph"/>
        <w:numPr>
          <w:ilvl w:val="0"/>
          <w:numId w:val="70"/>
        </w:numPr>
        <w:spacing w:before="40" w:after="80"/>
        <w:contextualSpacing w:val="0"/>
        <w:jc w:val="left"/>
      </w:pPr>
      <w:r>
        <w:rPr>
          <w:b/>
          <w:bCs/>
          <w:color w:val="000000"/>
        </w:rPr>
        <w:lastRenderedPageBreak/>
        <w:t xml:space="preserve">Feature Extraction and Summarization: </w:t>
      </w:r>
      <w:r>
        <w:t>For each participant, FORMANT and COVAREP feature files were loaded and summarized using four statistical aggregates (mean, standard deviation, minimum, and maximum) per feature column. The first 10 COVAREP channels were retained, yielding a fixed-length feature vector per session regardless of session duration.</w:t>
      </w:r>
    </w:p>
    <w:p w14:paraId="6E342492" w14:textId="77777777" w:rsidR="00742E4A" w:rsidRDefault="00742E4A" w:rsidP="00742E4A">
      <w:pPr>
        <w:pStyle w:val="ListParagraph"/>
        <w:numPr>
          <w:ilvl w:val="0"/>
          <w:numId w:val="70"/>
        </w:numPr>
        <w:spacing w:before="40" w:after="80"/>
        <w:contextualSpacing w:val="0"/>
        <w:jc w:val="left"/>
      </w:pPr>
      <w:r>
        <w:rPr>
          <w:b/>
          <w:bCs/>
          <w:color w:val="000000"/>
        </w:rPr>
        <w:t xml:space="preserve">Label Integration: </w:t>
      </w:r>
      <w:r>
        <w:t xml:space="preserve">PHQ-8 labels from the train, development, and test splits were merged into a single unified label file. Irrelevant columns (Gender and individual PHQ-8 sub-item scores) were dropped, retaining only the participant ID, PHQ8_Score, and PHQ8_Binary fields. The audio feature matrix was then joined with this label file on </w:t>
      </w:r>
      <w:proofErr w:type="spellStart"/>
      <w:r>
        <w:t>participant_id</w:t>
      </w:r>
      <w:proofErr w:type="spellEnd"/>
      <w:r>
        <w:t xml:space="preserve"> via an inner merge.</w:t>
      </w:r>
    </w:p>
    <w:p w14:paraId="616BF098" w14:textId="77777777" w:rsidR="00742E4A" w:rsidRDefault="00742E4A" w:rsidP="00742E4A">
      <w:pPr>
        <w:pStyle w:val="ListParagraph"/>
        <w:numPr>
          <w:ilvl w:val="0"/>
          <w:numId w:val="70"/>
        </w:numPr>
        <w:spacing w:before="40" w:after="80"/>
        <w:contextualSpacing w:val="0"/>
        <w:jc w:val="left"/>
      </w:pPr>
      <w:r>
        <w:rPr>
          <w:b/>
          <w:bCs/>
          <w:color w:val="000000"/>
        </w:rPr>
        <w:t xml:space="preserve">Missing Value Imputation: </w:t>
      </w:r>
      <w:r>
        <w:t xml:space="preserve">Missing values detected in the std_C8 column were imputed using the </w:t>
      </w:r>
      <w:proofErr w:type="gramStart"/>
      <w:r>
        <w:t>column mean</w:t>
      </w:r>
      <w:proofErr w:type="gramEnd"/>
      <w:r>
        <w:t xml:space="preserve"> to preserve dataset completeness without introducing bias.</w:t>
      </w:r>
    </w:p>
    <w:p w14:paraId="04F9E54B" w14:textId="77777777" w:rsidR="00742E4A" w:rsidRDefault="00742E4A" w:rsidP="00742E4A">
      <w:pPr>
        <w:pStyle w:val="ListParagraph"/>
        <w:numPr>
          <w:ilvl w:val="0"/>
          <w:numId w:val="70"/>
        </w:numPr>
        <w:spacing w:before="40"/>
        <w:contextualSpacing w:val="0"/>
        <w:jc w:val="left"/>
      </w:pPr>
      <w:r>
        <w:rPr>
          <w:b/>
          <w:bCs/>
          <w:color w:val="000000"/>
        </w:rPr>
        <w:t xml:space="preserve">Infinity Value Handling: </w:t>
      </w:r>
      <w:r>
        <w:t xml:space="preserve">Positive and negative infinity values present in the mean_C8 and min_C8 columns (arising from division by zero during feature aggregation) were replaced with </w:t>
      </w:r>
      <w:proofErr w:type="spellStart"/>
      <w:r>
        <w:t>NaN</w:t>
      </w:r>
      <w:proofErr w:type="spellEnd"/>
      <w:r>
        <w:t xml:space="preserve"> and subsequently imputed with the respective column means, ensuring numerical stability during model training.</w:t>
      </w:r>
    </w:p>
    <w:p w14:paraId="01DE1B35" w14:textId="77777777" w:rsidR="00742E4A" w:rsidRDefault="00742E4A" w:rsidP="00742E4A">
      <w:pPr>
        <w:spacing w:after="120"/>
      </w:pPr>
    </w:p>
    <w:p w14:paraId="40C67321" w14:textId="77777777" w:rsidR="00742E4A" w:rsidRDefault="00742E4A" w:rsidP="00742E4A">
      <w:pPr>
        <w:spacing w:before="240" w:after="120"/>
      </w:pPr>
      <w:r>
        <w:rPr>
          <w:b/>
          <w:bCs/>
          <w:color w:val="000000"/>
        </w:rPr>
        <w:t>6.2.1 Audio Classification Model</w:t>
      </w:r>
    </w:p>
    <w:p w14:paraId="183B9FA5" w14:textId="77777777" w:rsidR="00742E4A" w:rsidRDefault="00742E4A" w:rsidP="00742E4A">
      <w:r>
        <w:t xml:space="preserve">The </w:t>
      </w:r>
      <w:proofErr w:type="spellStart"/>
      <w:r>
        <w:rPr>
          <w:b/>
          <w:bCs/>
          <w:color w:val="000000"/>
        </w:rPr>
        <w:t>ExtraTreesClassifier</w:t>
      </w:r>
      <w:proofErr w:type="spellEnd"/>
      <w:r>
        <w:t xml:space="preserve"> achieved the best performance for binary depression classification using acoustic features extracted from speech recordings:</w:t>
      </w:r>
    </w:p>
    <w:p w14:paraId="42684193" w14:textId="77777777" w:rsidR="00742E4A" w:rsidRDefault="00742E4A" w:rsidP="00742E4A">
      <w:pPr>
        <w:pStyle w:val="ListParagraph"/>
        <w:numPr>
          <w:ilvl w:val="0"/>
          <w:numId w:val="70"/>
        </w:numPr>
        <w:spacing w:before="40" w:after="80"/>
        <w:contextualSpacing w:val="0"/>
        <w:jc w:val="left"/>
      </w:pPr>
      <w:r>
        <w:rPr>
          <w:b/>
          <w:bCs/>
          <w:color w:val="000000"/>
        </w:rPr>
        <w:t xml:space="preserve">Task: </w:t>
      </w:r>
      <w:r>
        <w:t>Binary depression classification (depressed / not depressed).</w:t>
      </w:r>
    </w:p>
    <w:p w14:paraId="34A88CEE" w14:textId="77777777" w:rsidR="00742E4A" w:rsidRDefault="00742E4A" w:rsidP="00742E4A">
      <w:pPr>
        <w:pStyle w:val="ListParagraph"/>
        <w:numPr>
          <w:ilvl w:val="0"/>
          <w:numId w:val="70"/>
        </w:numPr>
        <w:spacing w:before="40" w:after="80"/>
        <w:contextualSpacing w:val="0"/>
        <w:jc w:val="left"/>
      </w:pPr>
      <w:r>
        <w:rPr>
          <w:b/>
          <w:bCs/>
          <w:color w:val="000000"/>
        </w:rPr>
        <w:t xml:space="preserve">Features: </w:t>
      </w:r>
      <w:r>
        <w:t>25 acoustic features extracted from audio clips: MFCC (13 coefficients), Chroma (12 coefficients), Spectral Contrast (7 bands), ZCR (1), and RMS energy (1). These features were selected specifically for the binary classification task.</w:t>
      </w:r>
    </w:p>
    <w:p w14:paraId="413348D9" w14:textId="77777777" w:rsidR="00742E4A" w:rsidRDefault="00742E4A" w:rsidP="00742E4A">
      <w:pPr>
        <w:pStyle w:val="ListParagraph"/>
        <w:numPr>
          <w:ilvl w:val="0"/>
          <w:numId w:val="70"/>
        </w:numPr>
        <w:spacing w:before="40" w:after="80"/>
        <w:contextualSpacing w:val="0"/>
        <w:jc w:val="left"/>
      </w:pPr>
      <w:r>
        <w:rPr>
          <w:b/>
          <w:bCs/>
          <w:color w:val="000000"/>
        </w:rPr>
        <w:t xml:space="preserve">Best Model: </w:t>
      </w:r>
      <w:proofErr w:type="spellStart"/>
      <w:r>
        <w:t>ExtraTreesClassifier</w:t>
      </w:r>
      <w:proofErr w:type="spellEnd"/>
      <w:r>
        <w:t xml:space="preserve"> with 74% accuracy, outperforming SVM (RBF) at 68% and </w:t>
      </w:r>
      <w:proofErr w:type="spellStart"/>
      <w:r>
        <w:t>RandomForest</w:t>
      </w:r>
      <w:proofErr w:type="spellEnd"/>
      <w:r>
        <w:t xml:space="preserve"> at 63%.</w:t>
      </w:r>
    </w:p>
    <w:p w14:paraId="677E841F" w14:textId="77777777" w:rsidR="00742E4A" w:rsidRDefault="00742E4A" w:rsidP="00742E4A">
      <w:pPr>
        <w:pStyle w:val="ListParagraph"/>
        <w:numPr>
          <w:ilvl w:val="0"/>
          <w:numId w:val="70"/>
        </w:numPr>
        <w:spacing w:before="40" w:after="80"/>
        <w:contextualSpacing w:val="0"/>
        <w:jc w:val="left"/>
      </w:pPr>
      <w:r>
        <w:rPr>
          <w:b/>
          <w:bCs/>
          <w:color w:val="000000"/>
        </w:rPr>
        <w:t xml:space="preserve">Metric Used: </w:t>
      </w:r>
      <w:r>
        <w:t>Classification accuracy (%).</w:t>
      </w:r>
    </w:p>
    <w:p w14:paraId="7B9F8A8D" w14:textId="77777777" w:rsidR="00742E4A" w:rsidRDefault="00742E4A" w:rsidP="00742E4A">
      <w:pPr>
        <w:pStyle w:val="ListParagraph"/>
        <w:numPr>
          <w:ilvl w:val="0"/>
          <w:numId w:val="70"/>
        </w:numPr>
        <w:spacing w:before="40" w:after="80"/>
        <w:contextualSpacing w:val="0"/>
        <w:jc w:val="left"/>
      </w:pPr>
      <w:r>
        <w:rPr>
          <w:b/>
          <w:bCs/>
          <w:color w:val="000000"/>
        </w:rPr>
        <w:t xml:space="preserve">Metric Used: </w:t>
      </w:r>
      <w:r>
        <w:t>Classification accuracy (%).</w:t>
      </w:r>
    </w:p>
    <w:p w14:paraId="329335A4" w14:textId="77777777" w:rsidR="00742E4A" w:rsidRDefault="00742E4A" w:rsidP="00742E4A">
      <w:pPr>
        <w:pStyle w:val="ListParagraph"/>
        <w:numPr>
          <w:ilvl w:val="0"/>
          <w:numId w:val="70"/>
        </w:numPr>
        <w:spacing w:before="40" w:after="80"/>
        <w:contextualSpacing w:val="0"/>
        <w:jc w:val="left"/>
      </w:pPr>
      <w:r>
        <w:rPr>
          <w:b/>
          <w:bCs/>
          <w:color w:val="000000"/>
        </w:rPr>
        <w:lastRenderedPageBreak/>
        <w:t xml:space="preserve">Metric Used: </w:t>
      </w:r>
      <w:r>
        <w:t>Classification accuracy (%).</w:t>
      </w:r>
    </w:p>
    <w:p w14:paraId="547D9624" w14:textId="77777777" w:rsidR="00742E4A" w:rsidRDefault="00742E4A" w:rsidP="00742E4A">
      <w:pPr>
        <w:spacing w:after="120"/>
      </w:pPr>
    </w:p>
    <w:p w14:paraId="70F5BA71" w14:textId="77777777" w:rsidR="00742E4A" w:rsidRDefault="00742E4A" w:rsidP="00742E4A">
      <w:pPr>
        <w:spacing w:before="120" w:after="80"/>
        <w:jc w:val="center"/>
      </w:pPr>
      <w:r>
        <w:rPr>
          <w:b/>
          <w:bCs/>
          <w:color w:val="000000"/>
        </w:rPr>
        <w:t>Table 6.1 – Audio Classification Model Results</w:t>
      </w:r>
    </w:p>
    <w:tbl>
      <w:tblPr>
        <w:tblW w:w="8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34"/>
        <w:gridCol w:w="4434"/>
      </w:tblGrid>
      <w:tr w:rsidR="00742E4A" w14:paraId="536F0D5E" w14:textId="77777777" w:rsidTr="00742E4A">
        <w:trPr>
          <w:trHeight w:val="200"/>
          <w:tblHeader/>
        </w:trPr>
        <w:tc>
          <w:tcPr>
            <w:tcW w:w="443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DFE7950" w14:textId="77777777" w:rsidR="00742E4A" w:rsidRDefault="00742E4A" w:rsidP="00116B52">
            <w:pPr>
              <w:jc w:val="center"/>
            </w:pPr>
            <w:r>
              <w:rPr>
                <w:b/>
                <w:bCs/>
                <w:color w:val="FFFFFF"/>
                <w:sz w:val="20"/>
                <w:szCs w:val="20"/>
              </w:rPr>
              <w:t>Model</w:t>
            </w:r>
          </w:p>
        </w:tc>
        <w:tc>
          <w:tcPr>
            <w:tcW w:w="443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680BA12" w14:textId="77777777" w:rsidR="00742E4A" w:rsidRDefault="00742E4A" w:rsidP="00116B52">
            <w:pPr>
              <w:jc w:val="center"/>
            </w:pPr>
            <w:r>
              <w:rPr>
                <w:b/>
                <w:bCs/>
                <w:color w:val="FFFFFF"/>
                <w:sz w:val="20"/>
                <w:szCs w:val="20"/>
              </w:rPr>
              <w:t>Accuracy (%)</w:t>
            </w:r>
          </w:p>
        </w:tc>
      </w:tr>
      <w:tr w:rsidR="00742E4A" w14:paraId="705C7D77" w14:textId="77777777" w:rsidTr="00742E4A">
        <w:trPr>
          <w:trHeight w:val="200"/>
        </w:trPr>
        <w:tc>
          <w:tcPr>
            <w:tcW w:w="4434"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6660BE44" w14:textId="77777777" w:rsidR="00742E4A" w:rsidRDefault="00742E4A" w:rsidP="00116B52">
            <w:pPr>
              <w:jc w:val="center"/>
            </w:pPr>
            <w:proofErr w:type="spellStart"/>
            <w:r>
              <w:rPr>
                <w:color w:val="000000"/>
                <w:sz w:val="20"/>
                <w:szCs w:val="20"/>
              </w:rPr>
              <w:t>ExtraTreesClassifier</w:t>
            </w:r>
            <w:proofErr w:type="spellEnd"/>
          </w:p>
        </w:tc>
        <w:tc>
          <w:tcPr>
            <w:tcW w:w="4434"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28701EDB" w14:textId="77777777" w:rsidR="00742E4A" w:rsidRDefault="00742E4A" w:rsidP="00116B52">
            <w:pPr>
              <w:jc w:val="center"/>
            </w:pPr>
            <w:r>
              <w:rPr>
                <w:color w:val="000000"/>
                <w:sz w:val="20"/>
                <w:szCs w:val="20"/>
              </w:rPr>
              <w:t>74%</w:t>
            </w:r>
          </w:p>
        </w:tc>
      </w:tr>
      <w:tr w:rsidR="00742E4A" w14:paraId="0B5A6CA9" w14:textId="77777777" w:rsidTr="00742E4A">
        <w:trPr>
          <w:trHeight w:val="200"/>
        </w:trPr>
        <w:tc>
          <w:tcPr>
            <w:tcW w:w="443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462A21" w14:textId="77777777" w:rsidR="00742E4A" w:rsidRDefault="00742E4A" w:rsidP="00116B52">
            <w:pPr>
              <w:jc w:val="center"/>
            </w:pPr>
            <w:r>
              <w:rPr>
                <w:color w:val="000000"/>
                <w:sz w:val="20"/>
                <w:szCs w:val="20"/>
              </w:rPr>
              <w:t>SVM (RBF)</w:t>
            </w:r>
          </w:p>
        </w:tc>
        <w:tc>
          <w:tcPr>
            <w:tcW w:w="443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CAFD0B" w14:textId="77777777" w:rsidR="00742E4A" w:rsidRDefault="00742E4A" w:rsidP="00116B52">
            <w:pPr>
              <w:jc w:val="center"/>
            </w:pPr>
            <w:r>
              <w:rPr>
                <w:color w:val="000000"/>
                <w:sz w:val="20"/>
                <w:szCs w:val="20"/>
              </w:rPr>
              <w:t>68%</w:t>
            </w:r>
          </w:p>
        </w:tc>
      </w:tr>
      <w:tr w:rsidR="00742E4A" w14:paraId="496E721F" w14:textId="77777777" w:rsidTr="00742E4A">
        <w:trPr>
          <w:trHeight w:val="17"/>
        </w:trPr>
        <w:tc>
          <w:tcPr>
            <w:tcW w:w="4434"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270744D2" w14:textId="77777777" w:rsidR="00742E4A" w:rsidRDefault="00742E4A" w:rsidP="00116B52">
            <w:pPr>
              <w:jc w:val="center"/>
            </w:pPr>
            <w:proofErr w:type="spellStart"/>
            <w:r>
              <w:rPr>
                <w:color w:val="000000"/>
                <w:sz w:val="20"/>
                <w:szCs w:val="20"/>
              </w:rPr>
              <w:t>RandomForest</w:t>
            </w:r>
            <w:proofErr w:type="spellEnd"/>
          </w:p>
        </w:tc>
        <w:tc>
          <w:tcPr>
            <w:tcW w:w="4434"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5CE7F352" w14:textId="77777777" w:rsidR="00742E4A" w:rsidRDefault="00742E4A" w:rsidP="00116B52">
            <w:pPr>
              <w:jc w:val="center"/>
            </w:pPr>
            <w:r>
              <w:rPr>
                <w:color w:val="000000"/>
                <w:sz w:val="20"/>
                <w:szCs w:val="20"/>
              </w:rPr>
              <w:t>63%</w:t>
            </w:r>
          </w:p>
        </w:tc>
      </w:tr>
    </w:tbl>
    <w:p w14:paraId="2D1CE73B" w14:textId="77777777" w:rsidR="00742E4A" w:rsidRDefault="00742E4A" w:rsidP="00742E4A">
      <w:pPr>
        <w:spacing w:before="240" w:after="120"/>
        <w:jc w:val="center"/>
      </w:pPr>
      <w:r>
        <w:rPr>
          <w:noProof/>
        </w:rPr>
        <w:drawing>
          <wp:inline distT="0" distB="0" distL="0" distR="0" wp14:anchorId="2838C438" wp14:editId="24CC51F7">
            <wp:extent cx="4000500" cy="1905000"/>
            <wp:effectExtent l="0" t="0" r="0" b="0"/>
            <wp:docPr id="2" name="Figure 6.1 – Audio Classification Accuracy Comparison" descr="Figure 6.1 – Audio Classification Accuracy Comparison" title="Figure 6.1 – Audio Classification Accuracy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000500" cy="1905000"/>
                    </a:xfrm>
                    <a:prstGeom prst="rect">
                      <a:avLst/>
                    </a:prstGeom>
                  </pic:spPr>
                </pic:pic>
              </a:graphicData>
            </a:graphic>
          </wp:inline>
        </w:drawing>
      </w:r>
    </w:p>
    <w:p w14:paraId="48DF7F5A" w14:textId="77777777" w:rsidR="00742E4A" w:rsidRPr="00742E4A" w:rsidRDefault="00742E4A" w:rsidP="00742E4A">
      <w:pPr>
        <w:spacing w:after="240"/>
        <w:jc w:val="center"/>
        <w:rPr>
          <w:sz w:val="32"/>
          <w:szCs w:val="32"/>
        </w:rPr>
      </w:pPr>
      <w:r>
        <w:rPr>
          <w:i/>
          <w:iCs/>
          <w:color w:val="595959"/>
        </w:rPr>
        <w:t>Figure 6.1 – Audio Classification Accuracy Comparison</w:t>
      </w:r>
    </w:p>
    <w:p w14:paraId="41256D06" w14:textId="77777777" w:rsidR="00742E4A" w:rsidRPr="00742E4A" w:rsidRDefault="00742E4A" w:rsidP="00742E4A">
      <w:pPr>
        <w:spacing w:before="160" w:after="80"/>
        <w:jc w:val="center"/>
        <w:rPr>
          <w:sz w:val="32"/>
          <w:szCs w:val="32"/>
        </w:rPr>
      </w:pPr>
      <w:r>
        <w:rPr>
          <w:b/>
          <w:bCs/>
          <w:color w:val="000000"/>
        </w:rPr>
        <w:t xml:space="preserve">Table 6.1b – Classification Report: </w:t>
      </w:r>
      <w:proofErr w:type="spellStart"/>
      <w:r>
        <w:rPr>
          <w:b/>
          <w:bCs/>
          <w:color w:val="000000"/>
        </w:rPr>
        <w:t>ExtraTreesClassifier</w:t>
      </w:r>
      <w:proofErr w:type="spellEnd"/>
      <w:r>
        <w:rPr>
          <w:b/>
          <w:bCs/>
          <w:color w:val="000000"/>
        </w:rPr>
        <w:t xml:space="preserve"> (Best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742E4A" w14:paraId="00DEDCD6" w14:textId="77777777" w:rsidTr="00116B52">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3D4440A" w14:textId="77777777" w:rsidR="00742E4A" w:rsidRDefault="00742E4A" w:rsidP="00116B52">
            <w:pPr>
              <w:jc w:val="center"/>
            </w:pPr>
            <w:r>
              <w:rPr>
                <w:b/>
                <w:bCs/>
                <w:color w:val="FFFFFF"/>
                <w:sz w:val="20"/>
                <w:szCs w:val="20"/>
              </w:rPr>
              <w:t>Class</w:t>
            </w:r>
          </w:p>
        </w:tc>
        <w:tc>
          <w:tcPr>
            <w:tcW w:w="175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1430AB4" w14:textId="77777777" w:rsidR="00742E4A" w:rsidRDefault="00742E4A" w:rsidP="00116B52">
            <w:pPr>
              <w:jc w:val="center"/>
            </w:pPr>
            <w:r>
              <w:rPr>
                <w:b/>
                <w:bCs/>
                <w:color w:val="FFFFFF"/>
                <w:sz w:val="20"/>
                <w:szCs w:val="20"/>
              </w:rPr>
              <w:t>Precision</w:t>
            </w:r>
          </w:p>
        </w:tc>
        <w:tc>
          <w:tcPr>
            <w:tcW w:w="175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3FE516A" w14:textId="77777777" w:rsidR="00742E4A" w:rsidRDefault="00742E4A" w:rsidP="00116B52">
            <w:pPr>
              <w:jc w:val="center"/>
            </w:pPr>
            <w:r>
              <w:rPr>
                <w:b/>
                <w:bCs/>
                <w:color w:val="FFFFFF"/>
                <w:sz w:val="20"/>
                <w:szCs w:val="20"/>
              </w:rPr>
              <w:t>Recall</w:t>
            </w:r>
          </w:p>
        </w:tc>
        <w:tc>
          <w:tcPr>
            <w:tcW w:w="175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E8627EC" w14:textId="77777777" w:rsidR="00742E4A" w:rsidRDefault="00742E4A" w:rsidP="00116B52">
            <w:pPr>
              <w:jc w:val="center"/>
            </w:pPr>
            <w:r>
              <w:rPr>
                <w:b/>
                <w:bCs/>
                <w:color w:val="FFFFFF"/>
                <w:sz w:val="20"/>
                <w:szCs w:val="20"/>
              </w:rPr>
              <w:t>F1-Score</w:t>
            </w:r>
          </w:p>
        </w:tc>
        <w:tc>
          <w:tcPr>
            <w:tcW w:w="175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B66F76" w14:textId="77777777" w:rsidR="00742E4A" w:rsidRDefault="00742E4A" w:rsidP="00116B52">
            <w:pPr>
              <w:jc w:val="center"/>
            </w:pPr>
            <w:r>
              <w:rPr>
                <w:b/>
                <w:bCs/>
                <w:color w:val="FFFFFF"/>
                <w:sz w:val="20"/>
                <w:szCs w:val="20"/>
              </w:rPr>
              <w:t>Support</w:t>
            </w:r>
          </w:p>
        </w:tc>
      </w:tr>
      <w:tr w:rsidR="00742E4A" w14:paraId="1E4E1EE1" w14:textId="77777777" w:rsidTr="00116B52">
        <w:tc>
          <w:tcPr>
            <w:tcW w:w="2340"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00CA9E7D" w14:textId="77777777" w:rsidR="00742E4A" w:rsidRDefault="00742E4A" w:rsidP="00116B52">
            <w:r>
              <w:rPr>
                <w:color w:val="000000"/>
                <w:sz w:val="20"/>
                <w:szCs w:val="20"/>
              </w:rPr>
              <w:t>Not Depressed</w:t>
            </w:r>
          </w:p>
        </w:tc>
        <w:tc>
          <w:tcPr>
            <w:tcW w:w="1755"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782EE358" w14:textId="77777777" w:rsidR="00742E4A" w:rsidRDefault="00742E4A" w:rsidP="00116B52">
            <w:pPr>
              <w:jc w:val="center"/>
            </w:pPr>
            <w:r>
              <w:rPr>
                <w:color w:val="000000"/>
                <w:sz w:val="20"/>
                <w:szCs w:val="20"/>
              </w:rPr>
              <w:t>0.77</w:t>
            </w:r>
          </w:p>
        </w:tc>
        <w:tc>
          <w:tcPr>
            <w:tcW w:w="1755"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39D4ACAD" w14:textId="77777777" w:rsidR="00742E4A" w:rsidRDefault="00742E4A" w:rsidP="00116B52">
            <w:pPr>
              <w:jc w:val="center"/>
            </w:pPr>
            <w:r>
              <w:rPr>
                <w:color w:val="000000"/>
                <w:sz w:val="20"/>
                <w:szCs w:val="20"/>
              </w:rPr>
              <w:t>0.89</w:t>
            </w:r>
          </w:p>
        </w:tc>
        <w:tc>
          <w:tcPr>
            <w:tcW w:w="1755"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2EF14430" w14:textId="77777777" w:rsidR="00742E4A" w:rsidRDefault="00742E4A" w:rsidP="00116B52">
            <w:pPr>
              <w:jc w:val="center"/>
            </w:pPr>
            <w:r>
              <w:rPr>
                <w:color w:val="000000"/>
                <w:sz w:val="20"/>
                <w:szCs w:val="20"/>
              </w:rPr>
              <w:t>0.83</w:t>
            </w:r>
          </w:p>
        </w:tc>
        <w:tc>
          <w:tcPr>
            <w:tcW w:w="1755"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78D1A905" w14:textId="77777777" w:rsidR="00742E4A" w:rsidRDefault="00742E4A" w:rsidP="00116B52">
            <w:pPr>
              <w:jc w:val="center"/>
            </w:pPr>
            <w:r>
              <w:rPr>
                <w:color w:val="000000"/>
                <w:sz w:val="20"/>
                <w:szCs w:val="20"/>
              </w:rPr>
              <w:t>27</w:t>
            </w:r>
          </w:p>
        </w:tc>
      </w:tr>
      <w:tr w:rsidR="00742E4A" w14:paraId="32E26BFA" w14:textId="77777777" w:rsidTr="00116B52">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034D2B" w14:textId="77777777" w:rsidR="00742E4A" w:rsidRDefault="00742E4A" w:rsidP="00116B52">
            <w:r>
              <w:rPr>
                <w:color w:val="000000"/>
                <w:sz w:val="20"/>
                <w:szCs w:val="20"/>
              </w:rPr>
              <w:t>Depressed</w:t>
            </w:r>
          </w:p>
        </w:tc>
        <w:tc>
          <w:tcPr>
            <w:tcW w:w="17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B443A3" w14:textId="77777777" w:rsidR="00742E4A" w:rsidRDefault="00742E4A" w:rsidP="00116B52">
            <w:pPr>
              <w:jc w:val="center"/>
            </w:pPr>
            <w:r>
              <w:rPr>
                <w:color w:val="000000"/>
                <w:sz w:val="20"/>
                <w:szCs w:val="20"/>
              </w:rPr>
              <w:t>0.57</w:t>
            </w:r>
          </w:p>
        </w:tc>
        <w:tc>
          <w:tcPr>
            <w:tcW w:w="17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9395F7" w14:textId="77777777" w:rsidR="00742E4A" w:rsidRDefault="00742E4A" w:rsidP="00116B52">
            <w:pPr>
              <w:jc w:val="center"/>
            </w:pPr>
            <w:r>
              <w:rPr>
                <w:color w:val="000000"/>
                <w:sz w:val="20"/>
                <w:szCs w:val="20"/>
              </w:rPr>
              <w:t>0.36</w:t>
            </w:r>
          </w:p>
        </w:tc>
        <w:tc>
          <w:tcPr>
            <w:tcW w:w="17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ECDEB9" w14:textId="77777777" w:rsidR="00742E4A" w:rsidRDefault="00742E4A" w:rsidP="00116B52">
            <w:pPr>
              <w:jc w:val="center"/>
            </w:pPr>
            <w:r>
              <w:rPr>
                <w:color w:val="000000"/>
                <w:sz w:val="20"/>
                <w:szCs w:val="20"/>
              </w:rPr>
              <w:t>0.44</w:t>
            </w:r>
          </w:p>
        </w:tc>
        <w:tc>
          <w:tcPr>
            <w:tcW w:w="17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294FAD" w14:textId="77777777" w:rsidR="00742E4A" w:rsidRDefault="00742E4A" w:rsidP="00116B52">
            <w:pPr>
              <w:jc w:val="center"/>
            </w:pPr>
            <w:r>
              <w:rPr>
                <w:color w:val="000000"/>
                <w:sz w:val="20"/>
                <w:szCs w:val="20"/>
              </w:rPr>
              <w:t>11</w:t>
            </w:r>
          </w:p>
        </w:tc>
      </w:tr>
      <w:tr w:rsidR="00742E4A" w14:paraId="236A8E2B" w14:textId="77777777" w:rsidTr="00116B52">
        <w:tc>
          <w:tcPr>
            <w:tcW w:w="2340"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33551E47" w14:textId="77777777" w:rsidR="00742E4A" w:rsidRDefault="00742E4A" w:rsidP="00116B52">
            <w:r>
              <w:rPr>
                <w:color w:val="000000"/>
                <w:sz w:val="20"/>
                <w:szCs w:val="20"/>
              </w:rPr>
              <w:t>Accuracy</w:t>
            </w:r>
          </w:p>
        </w:tc>
        <w:tc>
          <w:tcPr>
            <w:tcW w:w="1755"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63775611" w14:textId="77777777" w:rsidR="00742E4A" w:rsidRDefault="00742E4A" w:rsidP="00116B52">
            <w:pPr>
              <w:jc w:val="center"/>
            </w:pPr>
          </w:p>
        </w:tc>
        <w:tc>
          <w:tcPr>
            <w:tcW w:w="1755"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742DC6EE" w14:textId="77777777" w:rsidR="00742E4A" w:rsidRDefault="00742E4A" w:rsidP="00116B52">
            <w:pPr>
              <w:jc w:val="center"/>
            </w:pPr>
          </w:p>
        </w:tc>
        <w:tc>
          <w:tcPr>
            <w:tcW w:w="1755"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1B3582DD" w14:textId="77777777" w:rsidR="00742E4A" w:rsidRDefault="00742E4A" w:rsidP="00116B52">
            <w:pPr>
              <w:jc w:val="center"/>
            </w:pPr>
            <w:r>
              <w:rPr>
                <w:color w:val="000000"/>
                <w:sz w:val="20"/>
                <w:szCs w:val="20"/>
              </w:rPr>
              <w:t>0.74</w:t>
            </w:r>
          </w:p>
        </w:tc>
        <w:tc>
          <w:tcPr>
            <w:tcW w:w="1755"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6EEA0910" w14:textId="77777777" w:rsidR="00742E4A" w:rsidRDefault="00742E4A" w:rsidP="00116B52">
            <w:pPr>
              <w:jc w:val="center"/>
            </w:pPr>
            <w:r>
              <w:rPr>
                <w:color w:val="000000"/>
                <w:sz w:val="20"/>
                <w:szCs w:val="20"/>
              </w:rPr>
              <w:t>38</w:t>
            </w:r>
          </w:p>
        </w:tc>
      </w:tr>
      <w:tr w:rsidR="00742E4A" w14:paraId="4BDC85FC" w14:textId="77777777" w:rsidTr="00116B52">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DCDC11" w14:textId="77777777" w:rsidR="00742E4A" w:rsidRDefault="00742E4A" w:rsidP="00116B52">
            <w:r>
              <w:rPr>
                <w:color w:val="000000"/>
                <w:sz w:val="20"/>
                <w:szCs w:val="20"/>
              </w:rPr>
              <w:t>Macro avg</w:t>
            </w:r>
          </w:p>
        </w:tc>
        <w:tc>
          <w:tcPr>
            <w:tcW w:w="17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F346DA" w14:textId="77777777" w:rsidR="00742E4A" w:rsidRDefault="00742E4A" w:rsidP="00116B52">
            <w:pPr>
              <w:jc w:val="center"/>
            </w:pPr>
            <w:r>
              <w:rPr>
                <w:color w:val="000000"/>
                <w:sz w:val="20"/>
                <w:szCs w:val="20"/>
              </w:rPr>
              <w:t>0.67</w:t>
            </w:r>
          </w:p>
        </w:tc>
        <w:tc>
          <w:tcPr>
            <w:tcW w:w="17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F1E864" w14:textId="77777777" w:rsidR="00742E4A" w:rsidRDefault="00742E4A" w:rsidP="00116B52">
            <w:pPr>
              <w:jc w:val="center"/>
            </w:pPr>
            <w:r>
              <w:rPr>
                <w:color w:val="000000"/>
                <w:sz w:val="20"/>
                <w:szCs w:val="20"/>
              </w:rPr>
              <w:t>0.63</w:t>
            </w:r>
          </w:p>
        </w:tc>
        <w:tc>
          <w:tcPr>
            <w:tcW w:w="17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6D444E" w14:textId="77777777" w:rsidR="00742E4A" w:rsidRDefault="00742E4A" w:rsidP="00116B52">
            <w:pPr>
              <w:jc w:val="center"/>
            </w:pPr>
            <w:r>
              <w:rPr>
                <w:color w:val="000000"/>
                <w:sz w:val="20"/>
                <w:szCs w:val="20"/>
              </w:rPr>
              <w:t>0.64</w:t>
            </w:r>
          </w:p>
        </w:tc>
        <w:tc>
          <w:tcPr>
            <w:tcW w:w="17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E24777" w14:textId="77777777" w:rsidR="00742E4A" w:rsidRDefault="00742E4A" w:rsidP="00116B52">
            <w:pPr>
              <w:jc w:val="center"/>
            </w:pPr>
            <w:r>
              <w:rPr>
                <w:color w:val="000000"/>
                <w:sz w:val="20"/>
                <w:szCs w:val="20"/>
              </w:rPr>
              <w:t>38</w:t>
            </w:r>
          </w:p>
        </w:tc>
      </w:tr>
      <w:tr w:rsidR="00742E4A" w14:paraId="6CC6EC8F" w14:textId="77777777" w:rsidTr="00116B52">
        <w:tc>
          <w:tcPr>
            <w:tcW w:w="2340"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660CE1A5" w14:textId="77777777" w:rsidR="00742E4A" w:rsidRDefault="00742E4A" w:rsidP="00116B52">
            <w:r>
              <w:rPr>
                <w:color w:val="000000"/>
                <w:sz w:val="20"/>
                <w:szCs w:val="20"/>
              </w:rPr>
              <w:lastRenderedPageBreak/>
              <w:t>Weighted avg</w:t>
            </w:r>
          </w:p>
        </w:tc>
        <w:tc>
          <w:tcPr>
            <w:tcW w:w="1755"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173973A0" w14:textId="77777777" w:rsidR="00742E4A" w:rsidRDefault="00742E4A" w:rsidP="00116B52">
            <w:pPr>
              <w:jc w:val="center"/>
            </w:pPr>
            <w:r>
              <w:rPr>
                <w:color w:val="000000"/>
                <w:sz w:val="20"/>
                <w:szCs w:val="20"/>
              </w:rPr>
              <w:t>0.72</w:t>
            </w:r>
          </w:p>
        </w:tc>
        <w:tc>
          <w:tcPr>
            <w:tcW w:w="1755"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12157E32" w14:textId="77777777" w:rsidR="00742E4A" w:rsidRDefault="00742E4A" w:rsidP="00116B52">
            <w:pPr>
              <w:jc w:val="center"/>
            </w:pPr>
            <w:r>
              <w:rPr>
                <w:color w:val="000000"/>
                <w:sz w:val="20"/>
                <w:szCs w:val="20"/>
              </w:rPr>
              <w:t>0.74</w:t>
            </w:r>
          </w:p>
        </w:tc>
        <w:tc>
          <w:tcPr>
            <w:tcW w:w="1755"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5D96F910" w14:textId="77777777" w:rsidR="00742E4A" w:rsidRDefault="00742E4A" w:rsidP="00116B52">
            <w:pPr>
              <w:jc w:val="center"/>
            </w:pPr>
            <w:r>
              <w:rPr>
                <w:color w:val="000000"/>
                <w:sz w:val="20"/>
                <w:szCs w:val="20"/>
              </w:rPr>
              <w:t>0.72</w:t>
            </w:r>
          </w:p>
        </w:tc>
        <w:tc>
          <w:tcPr>
            <w:tcW w:w="1755"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03DDBDCC" w14:textId="77777777" w:rsidR="00742E4A" w:rsidRDefault="00742E4A" w:rsidP="00116B52">
            <w:pPr>
              <w:jc w:val="center"/>
            </w:pPr>
            <w:r>
              <w:rPr>
                <w:color w:val="000000"/>
                <w:sz w:val="20"/>
                <w:szCs w:val="20"/>
              </w:rPr>
              <w:t>38</w:t>
            </w:r>
          </w:p>
        </w:tc>
      </w:tr>
    </w:tbl>
    <w:p w14:paraId="266E25A8" w14:textId="77777777" w:rsidR="00742E4A" w:rsidRDefault="00742E4A" w:rsidP="00742E4A">
      <w:pPr>
        <w:spacing w:before="200" w:after="80"/>
      </w:pPr>
      <w:r>
        <w:rPr>
          <w:b/>
          <w:bCs/>
        </w:rPr>
        <w:t xml:space="preserve">Table 6.1c – Confusion Matrix: </w:t>
      </w:r>
      <w:proofErr w:type="spellStart"/>
      <w:r>
        <w:rPr>
          <w:b/>
          <w:bCs/>
        </w:rPr>
        <w:t>ExtraTreesClassifier</w:t>
      </w:r>
      <w:proofErr w:type="spellEnd"/>
      <w:r>
        <w:rPr>
          <w:b/>
          <w:bCs/>
        </w:rPr>
        <w:t xml:space="preserve"> (Best Audio Classifier)</w:t>
      </w:r>
    </w:p>
    <w:tbl>
      <w:tblPr>
        <w:tblW w:w="8691"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2415"/>
        <w:gridCol w:w="2136"/>
        <w:gridCol w:w="2070"/>
        <w:gridCol w:w="2070"/>
      </w:tblGrid>
      <w:tr w:rsidR="00742E4A" w14:paraId="7478C817" w14:textId="77777777" w:rsidTr="00742E4A">
        <w:trPr>
          <w:trHeight w:val="624"/>
          <w:tblHeader/>
        </w:trPr>
        <w:tc>
          <w:tcPr>
            <w:tcW w:w="2415" w:type="dxa"/>
            <w:shd w:val="clear" w:color="auto" w:fill="4472C4"/>
            <w:tcMar>
              <w:top w:w="80" w:type="dxa"/>
              <w:left w:w="120" w:type="dxa"/>
              <w:bottom w:w="80" w:type="dxa"/>
              <w:right w:w="120" w:type="dxa"/>
            </w:tcMar>
          </w:tcPr>
          <w:p w14:paraId="6AA773AC" w14:textId="77777777" w:rsidR="00742E4A" w:rsidRDefault="00742E4A" w:rsidP="00116B52"/>
        </w:tc>
        <w:tc>
          <w:tcPr>
            <w:tcW w:w="2136" w:type="dxa"/>
            <w:shd w:val="clear" w:color="auto" w:fill="4472C4"/>
            <w:tcMar>
              <w:top w:w="80" w:type="dxa"/>
              <w:left w:w="120" w:type="dxa"/>
              <w:bottom w:w="80" w:type="dxa"/>
              <w:right w:w="120" w:type="dxa"/>
            </w:tcMar>
          </w:tcPr>
          <w:p w14:paraId="350D7EED" w14:textId="77777777" w:rsidR="00742E4A" w:rsidRDefault="00742E4A" w:rsidP="00116B52">
            <w:pPr>
              <w:jc w:val="center"/>
            </w:pPr>
            <w:r>
              <w:rPr>
                <w:b/>
                <w:color w:val="FFFFFF"/>
              </w:rPr>
              <w:t>Pred: Not Depressed</w:t>
            </w:r>
          </w:p>
        </w:tc>
        <w:tc>
          <w:tcPr>
            <w:tcW w:w="2070" w:type="dxa"/>
            <w:shd w:val="clear" w:color="auto" w:fill="4472C4"/>
            <w:tcMar>
              <w:top w:w="80" w:type="dxa"/>
              <w:left w:w="120" w:type="dxa"/>
              <w:bottom w:w="80" w:type="dxa"/>
              <w:right w:w="120" w:type="dxa"/>
            </w:tcMar>
          </w:tcPr>
          <w:p w14:paraId="61CB2416" w14:textId="77777777" w:rsidR="00742E4A" w:rsidRDefault="00742E4A" w:rsidP="00116B52">
            <w:pPr>
              <w:jc w:val="center"/>
            </w:pPr>
            <w:r>
              <w:rPr>
                <w:b/>
                <w:color w:val="FFFFFF"/>
              </w:rPr>
              <w:t>Pred: Depressed</w:t>
            </w:r>
          </w:p>
        </w:tc>
        <w:tc>
          <w:tcPr>
            <w:tcW w:w="2070" w:type="dxa"/>
            <w:shd w:val="clear" w:color="auto" w:fill="4472C4"/>
            <w:tcMar>
              <w:top w:w="80" w:type="dxa"/>
              <w:left w:w="120" w:type="dxa"/>
              <w:bottom w:w="80" w:type="dxa"/>
              <w:right w:w="120" w:type="dxa"/>
            </w:tcMar>
          </w:tcPr>
          <w:p w14:paraId="49343F9A" w14:textId="77777777" w:rsidR="00742E4A" w:rsidRDefault="00742E4A" w:rsidP="00116B52">
            <w:pPr>
              <w:jc w:val="center"/>
            </w:pPr>
            <w:r>
              <w:rPr>
                <w:b/>
                <w:color w:val="FFFFFF"/>
              </w:rPr>
              <w:t>Total</w:t>
            </w:r>
          </w:p>
        </w:tc>
      </w:tr>
      <w:tr w:rsidR="00742E4A" w14:paraId="14692A5A" w14:textId="77777777" w:rsidTr="00742E4A">
        <w:trPr>
          <w:trHeight w:val="363"/>
        </w:trPr>
        <w:tc>
          <w:tcPr>
            <w:tcW w:w="2415" w:type="dxa"/>
            <w:shd w:val="clear" w:color="auto" w:fill="D9E2F3"/>
            <w:tcMar>
              <w:top w:w="80" w:type="dxa"/>
              <w:left w:w="120" w:type="dxa"/>
              <w:bottom w:w="80" w:type="dxa"/>
              <w:right w:w="120" w:type="dxa"/>
            </w:tcMar>
          </w:tcPr>
          <w:p w14:paraId="58A10FB1" w14:textId="77777777" w:rsidR="00742E4A" w:rsidRDefault="00742E4A" w:rsidP="00116B52">
            <w:proofErr w:type="gramStart"/>
            <w:r>
              <w:rPr>
                <w:b/>
              </w:rPr>
              <w:t>Actual</w:t>
            </w:r>
            <w:proofErr w:type="gramEnd"/>
            <w:r>
              <w:rPr>
                <w:b/>
              </w:rPr>
              <w:t>: Not Depressed</w:t>
            </w:r>
          </w:p>
        </w:tc>
        <w:tc>
          <w:tcPr>
            <w:tcW w:w="2136" w:type="dxa"/>
            <w:shd w:val="clear" w:color="auto" w:fill="E2EFDA"/>
            <w:tcMar>
              <w:top w:w="80" w:type="dxa"/>
              <w:left w:w="120" w:type="dxa"/>
              <w:bottom w:w="80" w:type="dxa"/>
              <w:right w:w="120" w:type="dxa"/>
            </w:tcMar>
          </w:tcPr>
          <w:p w14:paraId="35E3E486" w14:textId="77777777" w:rsidR="00742E4A" w:rsidRDefault="00742E4A" w:rsidP="00116B52">
            <w:pPr>
              <w:jc w:val="center"/>
            </w:pPr>
            <w:r>
              <w:rPr>
                <w:b/>
                <w:color w:val="375623"/>
              </w:rPr>
              <w:t>24 (TN)</w:t>
            </w:r>
          </w:p>
        </w:tc>
        <w:tc>
          <w:tcPr>
            <w:tcW w:w="2070" w:type="dxa"/>
            <w:shd w:val="clear" w:color="auto" w:fill="FCE4D6"/>
            <w:tcMar>
              <w:top w:w="80" w:type="dxa"/>
              <w:left w:w="120" w:type="dxa"/>
              <w:bottom w:w="80" w:type="dxa"/>
              <w:right w:w="120" w:type="dxa"/>
            </w:tcMar>
          </w:tcPr>
          <w:p w14:paraId="02C2BFC0" w14:textId="77777777" w:rsidR="00742E4A" w:rsidRDefault="00742E4A" w:rsidP="00116B52">
            <w:pPr>
              <w:jc w:val="center"/>
            </w:pPr>
            <w:r>
              <w:rPr>
                <w:b/>
                <w:color w:val="833C00"/>
              </w:rPr>
              <w:t>3 (FP)</w:t>
            </w:r>
          </w:p>
        </w:tc>
        <w:tc>
          <w:tcPr>
            <w:tcW w:w="2070" w:type="dxa"/>
            <w:tcMar>
              <w:top w:w="80" w:type="dxa"/>
              <w:left w:w="120" w:type="dxa"/>
              <w:bottom w:w="80" w:type="dxa"/>
              <w:right w:w="120" w:type="dxa"/>
            </w:tcMar>
          </w:tcPr>
          <w:p w14:paraId="0442DEC7" w14:textId="77777777" w:rsidR="00742E4A" w:rsidRDefault="00742E4A" w:rsidP="00116B52">
            <w:pPr>
              <w:jc w:val="center"/>
            </w:pPr>
            <w:r>
              <w:t>27</w:t>
            </w:r>
          </w:p>
        </w:tc>
      </w:tr>
      <w:tr w:rsidR="00742E4A" w14:paraId="46A6547B" w14:textId="77777777" w:rsidTr="00742E4A">
        <w:trPr>
          <w:trHeight w:val="370"/>
        </w:trPr>
        <w:tc>
          <w:tcPr>
            <w:tcW w:w="2415" w:type="dxa"/>
            <w:shd w:val="clear" w:color="auto" w:fill="D9E2F3"/>
            <w:tcMar>
              <w:top w:w="80" w:type="dxa"/>
              <w:left w:w="120" w:type="dxa"/>
              <w:bottom w:w="80" w:type="dxa"/>
              <w:right w:w="120" w:type="dxa"/>
            </w:tcMar>
          </w:tcPr>
          <w:p w14:paraId="218A6FB1" w14:textId="77777777" w:rsidR="00742E4A" w:rsidRDefault="00742E4A" w:rsidP="00116B52">
            <w:proofErr w:type="gramStart"/>
            <w:r>
              <w:rPr>
                <w:b/>
              </w:rPr>
              <w:t>Actual</w:t>
            </w:r>
            <w:proofErr w:type="gramEnd"/>
            <w:r>
              <w:rPr>
                <w:b/>
              </w:rPr>
              <w:t>: Depressed</w:t>
            </w:r>
          </w:p>
        </w:tc>
        <w:tc>
          <w:tcPr>
            <w:tcW w:w="2136" w:type="dxa"/>
            <w:shd w:val="clear" w:color="auto" w:fill="FCE4D6"/>
            <w:tcMar>
              <w:top w:w="80" w:type="dxa"/>
              <w:left w:w="120" w:type="dxa"/>
              <w:bottom w:w="80" w:type="dxa"/>
              <w:right w:w="120" w:type="dxa"/>
            </w:tcMar>
          </w:tcPr>
          <w:p w14:paraId="56EB9BF3" w14:textId="77777777" w:rsidR="00742E4A" w:rsidRDefault="00742E4A" w:rsidP="00116B52">
            <w:pPr>
              <w:jc w:val="center"/>
            </w:pPr>
            <w:r>
              <w:rPr>
                <w:b/>
                <w:color w:val="833C00"/>
              </w:rPr>
              <w:t>7 (FN)</w:t>
            </w:r>
          </w:p>
        </w:tc>
        <w:tc>
          <w:tcPr>
            <w:tcW w:w="2070" w:type="dxa"/>
            <w:shd w:val="clear" w:color="auto" w:fill="E2EFDA"/>
            <w:tcMar>
              <w:top w:w="80" w:type="dxa"/>
              <w:left w:w="120" w:type="dxa"/>
              <w:bottom w:w="80" w:type="dxa"/>
              <w:right w:w="120" w:type="dxa"/>
            </w:tcMar>
          </w:tcPr>
          <w:p w14:paraId="27CA95C7" w14:textId="77777777" w:rsidR="00742E4A" w:rsidRDefault="00742E4A" w:rsidP="00116B52">
            <w:pPr>
              <w:jc w:val="center"/>
            </w:pPr>
            <w:r>
              <w:rPr>
                <w:b/>
                <w:color w:val="375623"/>
              </w:rPr>
              <w:t>4 (TP)</w:t>
            </w:r>
          </w:p>
        </w:tc>
        <w:tc>
          <w:tcPr>
            <w:tcW w:w="2070" w:type="dxa"/>
            <w:tcMar>
              <w:top w:w="80" w:type="dxa"/>
              <w:left w:w="120" w:type="dxa"/>
              <w:bottom w:w="80" w:type="dxa"/>
              <w:right w:w="120" w:type="dxa"/>
            </w:tcMar>
          </w:tcPr>
          <w:p w14:paraId="21E0C305" w14:textId="77777777" w:rsidR="00742E4A" w:rsidRDefault="00742E4A" w:rsidP="00116B52">
            <w:pPr>
              <w:jc w:val="center"/>
            </w:pPr>
            <w:r>
              <w:t>11</w:t>
            </w:r>
          </w:p>
        </w:tc>
      </w:tr>
      <w:tr w:rsidR="00742E4A" w14:paraId="5271C59B" w14:textId="77777777" w:rsidTr="00742E4A">
        <w:trPr>
          <w:trHeight w:val="363"/>
        </w:trPr>
        <w:tc>
          <w:tcPr>
            <w:tcW w:w="2415" w:type="dxa"/>
            <w:shd w:val="clear" w:color="auto" w:fill="4472C4"/>
            <w:tcMar>
              <w:top w:w="80" w:type="dxa"/>
              <w:left w:w="120" w:type="dxa"/>
              <w:bottom w:w="80" w:type="dxa"/>
              <w:right w:w="120" w:type="dxa"/>
            </w:tcMar>
          </w:tcPr>
          <w:p w14:paraId="7603DF54" w14:textId="77777777" w:rsidR="00742E4A" w:rsidRDefault="00742E4A" w:rsidP="00116B52">
            <w:pPr>
              <w:jc w:val="center"/>
            </w:pPr>
            <w:r>
              <w:rPr>
                <w:b/>
                <w:color w:val="FFFFFF"/>
              </w:rPr>
              <w:t>Total</w:t>
            </w:r>
          </w:p>
        </w:tc>
        <w:tc>
          <w:tcPr>
            <w:tcW w:w="2136" w:type="dxa"/>
            <w:shd w:val="clear" w:color="auto" w:fill="4472C4"/>
            <w:tcMar>
              <w:top w:w="80" w:type="dxa"/>
              <w:left w:w="120" w:type="dxa"/>
              <w:bottom w:w="80" w:type="dxa"/>
              <w:right w:w="120" w:type="dxa"/>
            </w:tcMar>
          </w:tcPr>
          <w:p w14:paraId="0D9B81E5" w14:textId="77777777" w:rsidR="00742E4A" w:rsidRDefault="00742E4A" w:rsidP="00116B52">
            <w:pPr>
              <w:jc w:val="center"/>
            </w:pPr>
            <w:r>
              <w:rPr>
                <w:color w:val="FFFFFF"/>
              </w:rPr>
              <w:t>31</w:t>
            </w:r>
          </w:p>
        </w:tc>
        <w:tc>
          <w:tcPr>
            <w:tcW w:w="2070" w:type="dxa"/>
            <w:shd w:val="clear" w:color="auto" w:fill="4472C4"/>
            <w:tcMar>
              <w:top w:w="80" w:type="dxa"/>
              <w:left w:w="120" w:type="dxa"/>
              <w:bottom w:w="80" w:type="dxa"/>
              <w:right w:w="120" w:type="dxa"/>
            </w:tcMar>
          </w:tcPr>
          <w:p w14:paraId="21D2E2B8" w14:textId="77777777" w:rsidR="00742E4A" w:rsidRDefault="00742E4A" w:rsidP="00116B52">
            <w:pPr>
              <w:jc w:val="center"/>
            </w:pPr>
            <w:r>
              <w:rPr>
                <w:color w:val="FFFFFF"/>
              </w:rPr>
              <w:t>7</w:t>
            </w:r>
          </w:p>
        </w:tc>
        <w:tc>
          <w:tcPr>
            <w:tcW w:w="2070" w:type="dxa"/>
            <w:shd w:val="clear" w:color="auto" w:fill="4472C4"/>
            <w:tcMar>
              <w:top w:w="80" w:type="dxa"/>
              <w:left w:w="120" w:type="dxa"/>
              <w:bottom w:w="80" w:type="dxa"/>
              <w:right w:w="120" w:type="dxa"/>
            </w:tcMar>
          </w:tcPr>
          <w:p w14:paraId="32506CFC" w14:textId="77777777" w:rsidR="00742E4A" w:rsidRDefault="00742E4A" w:rsidP="00116B52">
            <w:pPr>
              <w:jc w:val="center"/>
            </w:pPr>
            <w:r>
              <w:rPr>
                <w:b/>
                <w:color w:val="FFFFFF"/>
              </w:rPr>
              <w:t>38</w:t>
            </w:r>
          </w:p>
        </w:tc>
      </w:tr>
      <w:tr w:rsidR="00742E4A" w14:paraId="7582543F" w14:textId="77777777" w:rsidTr="00742E4A">
        <w:trPr>
          <w:trHeight w:val="13"/>
        </w:trPr>
        <w:tc>
          <w:tcPr>
            <w:tcW w:w="2415" w:type="dxa"/>
            <w:shd w:val="clear" w:color="auto" w:fill="4472C4"/>
            <w:tcMar>
              <w:top w:w="80" w:type="dxa"/>
              <w:left w:w="120" w:type="dxa"/>
              <w:bottom w:w="80" w:type="dxa"/>
              <w:right w:w="120" w:type="dxa"/>
            </w:tcMar>
          </w:tcPr>
          <w:p w14:paraId="71B69EC7" w14:textId="77777777" w:rsidR="00742E4A" w:rsidRDefault="00742E4A" w:rsidP="00742E4A">
            <w:pPr>
              <w:rPr>
                <w:b/>
                <w:color w:val="FFFFFF"/>
              </w:rPr>
            </w:pPr>
          </w:p>
        </w:tc>
        <w:tc>
          <w:tcPr>
            <w:tcW w:w="2136" w:type="dxa"/>
            <w:shd w:val="clear" w:color="auto" w:fill="4472C4"/>
            <w:tcMar>
              <w:top w:w="80" w:type="dxa"/>
              <w:left w:w="120" w:type="dxa"/>
              <w:bottom w:w="80" w:type="dxa"/>
              <w:right w:w="120" w:type="dxa"/>
            </w:tcMar>
          </w:tcPr>
          <w:p w14:paraId="05F61F79" w14:textId="77777777" w:rsidR="00742E4A" w:rsidRDefault="00742E4A" w:rsidP="00116B52">
            <w:pPr>
              <w:jc w:val="center"/>
              <w:rPr>
                <w:color w:val="FFFFFF"/>
              </w:rPr>
            </w:pPr>
          </w:p>
        </w:tc>
        <w:tc>
          <w:tcPr>
            <w:tcW w:w="2070" w:type="dxa"/>
            <w:shd w:val="clear" w:color="auto" w:fill="4472C4"/>
            <w:tcMar>
              <w:top w:w="80" w:type="dxa"/>
              <w:left w:w="120" w:type="dxa"/>
              <w:bottom w:w="80" w:type="dxa"/>
              <w:right w:w="120" w:type="dxa"/>
            </w:tcMar>
          </w:tcPr>
          <w:p w14:paraId="4E221D14" w14:textId="77777777" w:rsidR="00742E4A" w:rsidRDefault="00742E4A" w:rsidP="00116B52">
            <w:pPr>
              <w:jc w:val="center"/>
              <w:rPr>
                <w:color w:val="FFFFFF"/>
              </w:rPr>
            </w:pPr>
          </w:p>
        </w:tc>
        <w:tc>
          <w:tcPr>
            <w:tcW w:w="2070" w:type="dxa"/>
            <w:shd w:val="clear" w:color="auto" w:fill="4472C4"/>
            <w:tcMar>
              <w:top w:w="80" w:type="dxa"/>
              <w:left w:w="120" w:type="dxa"/>
              <w:bottom w:w="80" w:type="dxa"/>
              <w:right w:w="120" w:type="dxa"/>
            </w:tcMar>
          </w:tcPr>
          <w:p w14:paraId="0DC263FB" w14:textId="77777777" w:rsidR="00742E4A" w:rsidRDefault="00742E4A" w:rsidP="00742E4A">
            <w:pPr>
              <w:rPr>
                <w:b/>
                <w:color w:val="FFFFFF"/>
              </w:rPr>
            </w:pPr>
          </w:p>
        </w:tc>
      </w:tr>
      <w:tr w:rsidR="00742E4A" w14:paraId="15549BED" w14:textId="77777777" w:rsidTr="00742E4A">
        <w:trPr>
          <w:trHeight w:val="13"/>
        </w:trPr>
        <w:tc>
          <w:tcPr>
            <w:tcW w:w="2415" w:type="dxa"/>
            <w:shd w:val="clear" w:color="auto" w:fill="4472C4"/>
            <w:tcMar>
              <w:top w:w="80" w:type="dxa"/>
              <w:left w:w="120" w:type="dxa"/>
              <w:bottom w:w="80" w:type="dxa"/>
              <w:right w:w="120" w:type="dxa"/>
            </w:tcMar>
          </w:tcPr>
          <w:p w14:paraId="23E6DA57" w14:textId="77777777" w:rsidR="00742E4A" w:rsidRDefault="00742E4A" w:rsidP="00742E4A">
            <w:pPr>
              <w:rPr>
                <w:b/>
                <w:color w:val="FFFFFF"/>
              </w:rPr>
            </w:pPr>
          </w:p>
        </w:tc>
        <w:tc>
          <w:tcPr>
            <w:tcW w:w="2136" w:type="dxa"/>
            <w:shd w:val="clear" w:color="auto" w:fill="4472C4"/>
            <w:tcMar>
              <w:top w:w="80" w:type="dxa"/>
              <w:left w:w="120" w:type="dxa"/>
              <w:bottom w:w="80" w:type="dxa"/>
              <w:right w:w="120" w:type="dxa"/>
            </w:tcMar>
          </w:tcPr>
          <w:p w14:paraId="6A531358" w14:textId="77777777" w:rsidR="00742E4A" w:rsidRDefault="00742E4A" w:rsidP="00116B52">
            <w:pPr>
              <w:jc w:val="center"/>
              <w:rPr>
                <w:color w:val="FFFFFF"/>
              </w:rPr>
            </w:pPr>
          </w:p>
        </w:tc>
        <w:tc>
          <w:tcPr>
            <w:tcW w:w="2070" w:type="dxa"/>
            <w:shd w:val="clear" w:color="auto" w:fill="4472C4"/>
            <w:tcMar>
              <w:top w:w="80" w:type="dxa"/>
              <w:left w:w="120" w:type="dxa"/>
              <w:bottom w:w="80" w:type="dxa"/>
              <w:right w:w="120" w:type="dxa"/>
            </w:tcMar>
          </w:tcPr>
          <w:p w14:paraId="101A0BB6" w14:textId="77777777" w:rsidR="00742E4A" w:rsidRDefault="00742E4A" w:rsidP="00116B52">
            <w:pPr>
              <w:jc w:val="center"/>
              <w:rPr>
                <w:color w:val="FFFFFF"/>
              </w:rPr>
            </w:pPr>
          </w:p>
        </w:tc>
        <w:tc>
          <w:tcPr>
            <w:tcW w:w="2070" w:type="dxa"/>
            <w:shd w:val="clear" w:color="auto" w:fill="4472C4"/>
            <w:tcMar>
              <w:top w:w="80" w:type="dxa"/>
              <w:left w:w="120" w:type="dxa"/>
              <w:bottom w:w="80" w:type="dxa"/>
              <w:right w:w="120" w:type="dxa"/>
            </w:tcMar>
          </w:tcPr>
          <w:p w14:paraId="523FF871" w14:textId="77777777" w:rsidR="00742E4A" w:rsidRDefault="00742E4A" w:rsidP="00742E4A">
            <w:pPr>
              <w:rPr>
                <w:b/>
                <w:color w:val="FFFFFF"/>
              </w:rPr>
            </w:pPr>
          </w:p>
          <w:p w14:paraId="7B2AF125" w14:textId="77777777" w:rsidR="00742E4A" w:rsidRDefault="00742E4A" w:rsidP="00742E4A">
            <w:pPr>
              <w:rPr>
                <w:b/>
                <w:color w:val="FFFFFF"/>
              </w:rPr>
            </w:pPr>
          </w:p>
          <w:p w14:paraId="39722070" w14:textId="77777777" w:rsidR="00742E4A" w:rsidRDefault="00742E4A" w:rsidP="00742E4A">
            <w:pPr>
              <w:rPr>
                <w:b/>
                <w:color w:val="FFFFFF"/>
              </w:rPr>
            </w:pPr>
          </w:p>
          <w:p w14:paraId="6A53363C" w14:textId="77777777" w:rsidR="00742E4A" w:rsidRDefault="00742E4A" w:rsidP="00742E4A">
            <w:pPr>
              <w:rPr>
                <w:b/>
                <w:color w:val="FFFFFF"/>
              </w:rPr>
            </w:pPr>
          </w:p>
        </w:tc>
      </w:tr>
    </w:tbl>
    <w:p w14:paraId="69EE9DCD" w14:textId="77777777" w:rsidR="00742E4A" w:rsidRDefault="00742E4A" w:rsidP="00742E4A">
      <w:pPr>
        <w:spacing w:before="200" w:after="80"/>
      </w:pPr>
      <w:r>
        <w:rPr>
          <w:b/>
          <w:bCs/>
        </w:rPr>
        <w:t xml:space="preserve">Table 6.1d – Classification Report: </w:t>
      </w:r>
      <w:proofErr w:type="spellStart"/>
      <w:r>
        <w:rPr>
          <w:b/>
          <w:bCs/>
        </w:rPr>
        <w:t>ExtraTreesClassifier</w:t>
      </w:r>
      <w:proofErr w:type="spellEnd"/>
      <w:r>
        <w:rPr>
          <w:b/>
          <w:bCs/>
        </w:rPr>
        <w:t xml:space="preserve"> (Best Audio Classifier)</w:t>
      </w:r>
    </w:p>
    <w:tbl>
      <w:tblPr>
        <w:tblW w:w="936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2360"/>
        <w:gridCol w:w="1750"/>
        <w:gridCol w:w="1750"/>
        <w:gridCol w:w="1750"/>
        <w:gridCol w:w="1750"/>
      </w:tblGrid>
      <w:tr w:rsidR="00742E4A" w14:paraId="17ACB2CF" w14:textId="77777777" w:rsidTr="00116B52">
        <w:trPr>
          <w:tblHeader/>
        </w:trPr>
        <w:tc>
          <w:tcPr>
            <w:tcW w:w="2360" w:type="dxa"/>
            <w:shd w:val="clear" w:color="auto" w:fill="4472C4"/>
            <w:tcMar>
              <w:top w:w="80" w:type="dxa"/>
              <w:left w:w="120" w:type="dxa"/>
              <w:bottom w:w="80" w:type="dxa"/>
              <w:right w:w="120" w:type="dxa"/>
            </w:tcMar>
          </w:tcPr>
          <w:p w14:paraId="02289EFD" w14:textId="77777777" w:rsidR="00742E4A" w:rsidRDefault="00742E4A" w:rsidP="00116B52">
            <w:r>
              <w:rPr>
                <w:b/>
                <w:color w:val="FFFFFF"/>
              </w:rPr>
              <w:t>Class</w:t>
            </w:r>
          </w:p>
        </w:tc>
        <w:tc>
          <w:tcPr>
            <w:tcW w:w="1750" w:type="dxa"/>
            <w:shd w:val="clear" w:color="auto" w:fill="4472C4"/>
            <w:tcMar>
              <w:top w:w="80" w:type="dxa"/>
              <w:left w:w="120" w:type="dxa"/>
              <w:bottom w:w="80" w:type="dxa"/>
              <w:right w:w="120" w:type="dxa"/>
            </w:tcMar>
          </w:tcPr>
          <w:p w14:paraId="6B67F765" w14:textId="77777777" w:rsidR="00742E4A" w:rsidRDefault="00742E4A" w:rsidP="00116B52">
            <w:pPr>
              <w:jc w:val="center"/>
            </w:pPr>
            <w:r>
              <w:rPr>
                <w:b/>
                <w:color w:val="FFFFFF"/>
              </w:rPr>
              <w:t>Precision</w:t>
            </w:r>
          </w:p>
        </w:tc>
        <w:tc>
          <w:tcPr>
            <w:tcW w:w="1750" w:type="dxa"/>
            <w:shd w:val="clear" w:color="auto" w:fill="4472C4"/>
            <w:tcMar>
              <w:top w:w="80" w:type="dxa"/>
              <w:left w:w="120" w:type="dxa"/>
              <w:bottom w:w="80" w:type="dxa"/>
              <w:right w:w="120" w:type="dxa"/>
            </w:tcMar>
          </w:tcPr>
          <w:p w14:paraId="0E8AD356" w14:textId="77777777" w:rsidR="00742E4A" w:rsidRDefault="00742E4A" w:rsidP="00116B52">
            <w:pPr>
              <w:jc w:val="center"/>
            </w:pPr>
            <w:r>
              <w:rPr>
                <w:b/>
                <w:color w:val="FFFFFF"/>
              </w:rPr>
              <w:t>Recall</w:t>
            </w:r>
          </w:p>
        </w:tc>
        <w:tc>
          <w:tcPr>
            <w:tcW w:w="1750" w:type="dxa"/>
            <w:shd w:val="clear" w:color="auto" w:fill="4472C4"/>
            <w:tcMar>
              <w:top w:w="80" w:type="dxa"/>
              <w:left w:w="120" w:type="dxa"/>
              <w:bottom w:w="80" w:type="dxa"/>
              <w:right w:w="120" w:type="dxa"/>
            </w:tcMar>
          </w:tcPr>
          <w:p w14:paraId="7EDA352C" w14:textId="77777777" w:rsidR="00742E4A" w:rsidRDefault="00742E4A" w:rsidP="00116B52">
            <w:pPr>
              <w:jc w:val="center"/>
            </w:pPr>
            <w:r>
              <w:rPr>
                <w:b/>
                <w:color w:val="FFFFFF"/>
              </w:rPr>
              <w:t>F1-Score</w:t>
            </w:r>
          </w:p>
        </w:tc>
        <w:tc>
          <w:tcPr>
            <w:tcW w:w="1750" w:type="dxa"/>
            <w:shd w:val="clear" w:color="auto" w:fill="4472C4"/>
            <w:tcMar>
              <w:top w:w="80" w:type="dxa"/>
              <w:left w:w="120" w:type="dxa"/>
              <w:bottom w:w="80" w:type="dxa"/>
              <w:right w:w="120" w:type="dxa"/>
            </w:tcMar>
          </w:tcPr>
          <w:p w14:paraId="1436DC43" w14:textId="77777777" w:rsidR="00742E4A" w:rsidRDefault="00742E4A" w:rsidP="00116B52">
            <w:pPr>
              <w:jc w:val="center"/>
            </w:pPr>
            <w:r>
              <w:rPr>
                <w:b/>
                <w:color w:val="FFFFFF"/>
              </w:rPr>
              <w:t>Support</w:t>
            </w:r>
          </w:p>
        </w:tc>
      </w:tr>
      <w:tr w:rsidR="00742E4A" w14:paraId="3CF88E94" w14:textId="77777777" w:rsidTr="00116B52">
        <w:tc>
          <w:tcPr>
            <w:tcW w:w="2360" w:type="dxa"/>
            <w:shd w:val="clear" w:color="auto" w:fill="D9E2F3"/>
            <w:tcMar>
              <w:top w:w="80" w:type="dxa"/>
              <w:left w:w="120" w:type="dxa"/>
              <w:bottom w:w="80" w:type="dxa"/>
              <w:right w:w="120" w:type="dxa"/>
            </w:tcMar>
          </w:tcPr>
          <w:p w14:paraId="57547914" w14:textId="77777777" w:rsidR="00742E4A" w:rsidRDefault="00742E4A" w:rsidP="00116B52">
            <w:r>
              <w:rPr>
                <w:b/>
              </w:rPr>
              <w:t>Not Depressed</w:t>
            </w:r>
          </w:p>
        </w:tc>
        <w:tc>
          <w:tcPr>
            <w:tcW w:w="1750" w:type="dxa"/>
            <w:tcMar>
              <w:top w:w="80" w:type="dxa"/>
              <w:left w:w="120" w:type="dxa"/>
              <w:bottom w:w="80" w:type="dxa"/>
              <w:right w:w="120" w:type="dxa"/>
            </w:tcMar>
          </w:tcPr>
          <w:p w14:paraId="5EB5D1D9" w14:textId="77777777" w:rsidR="00742E4A" w:rsidRDefault="00742E4A" w:rsidP="00116B52">
            <w:pPr>
              <w:jc w:val="center"/>
            </w:pPr>
            <w:r>
              <w:t>0.77</w:t>
            </w:r>
          </w:p>
        </w:tc>
        <w:tc>
          <w:tcPr>
            <w:tcW w:w="1750" w:type="dxa"/>
            <w:tcMar>
              <w:top w:w="80" w:type="dxa"/>
              <w:left w:w="120" w:type="dxa"/>
              <w:bottom w:w="80" w:type="dxa"/>
              <w:right w:w="120" w:type="dxa"/>
            </w:tcMar>
          </w:tcPr>
          <w:p w14:paraId="00406D05" w14:textId="77777777" w:rsidR="00742E4A" w:rsidRDefault="00742E4A" w:rsidP="00116B52">
            <w:pPr>
              <w:jc w:val="center"/>
            </w:pPr>
            <w:r>
              <w:t>0.89</w:t>
            </w:r>
          </w:p>
        </w:tc>
        <w:tc>
          <w:tcPr>
            <w:tcW w:w="1750" w:type="dxa"/>
            <w:tcMar>
              <w:top w:w="80" w:type="dxa"/>
              <w:left w:w="120" w:type="dxa"/>
              <w:bottom w:w="80" w:type="dxa"/>
              <w:right w:w="120" w:type="dxa"/>
            </w:tcMar>
          </w:tcPr>
          <w:p w14:paraId="42A2FD9B" w14:textId="77777777" w:rsidR="00742E4A" w:rsidRDefault="00742E4A" w:rsidP="00116B52">
            <w:pPr>
              <w:jc w:val="center"/>
            </w:pPr>
            <w:r>
              <w:t>0.83</w:t>
            </w:r>
          </w:p>
        </w:tc>
        <w:tc>
          <w:tcPr>
            <w:tcW w:w="1750" w:type="dxa"/>
            <w:tcMar>
              <w:top w:w="80" w:type="dxa"/>
              <w:left w:w="120" w:type="dxa"/>
              <w:bottom w:w="80" w:type="dxa"/>
              <w:right w:w="120" w:type="dxa"/>
            </w:tcMar>
          </w:tcPr>
          <w:p w14:paraId="01E80445" w14:textId="77777777" w:rsidR="00742E4A" w:rsidRDefault="00742E4A" w:rsidP="00116B52">
            <w:pPr>
              <w:jc w:val="center"/>
            </w:pPr>
            <w:r>
              <w:t>27</w:t>
            </w:r>
          </w:p>
        </w:tc>
      </w:tr>
      <w:tr w:rsidR="00742E4A" w14:paraId="4DA0A50C" w14:textId="77777777" w:rsidTr="00116B52">
        <w:tc>
          <w:tcPr>
            <w:tcW w:w="2360" w:type="dxa"/>
            <w:shd w:val="clear" w:color="auto" w:fill="D9E2F3"/>
            <w:tcMar>
              <w:top w:w="80" w:type="dxa"/>
              <w:left w:w="120" w:type="dxa"/>
              <w:bottom w:w="80" w:type="dxa"/>
              <w:right w:w="120" w:type="dxa"/>
            </w:tcMar>
          </w:tcPr>
          <w:p w14:paraId="2682907F" w14:textId="77777777" w:rsidR="00742E4A" w:rsidRDefault="00742E4A" w:rsidP="00116B52">
            <w:r>
              <w:rPr>
                <w:b/>
              </w:rPr>
              <w:t>Depressed</w:t>
            </w:r>
          </w:p>
        </w:tc>
        <w:tc>
          <w:tcPr>
            <w:tcW w:w="1750" w:type="dxa"/>
            <w:tcMar>
              <w:top w:w="80" w:type="dxa"/>
              <w:left w:w="120" w:type="dxa"/>
              <w:bottom w:w="80" w:type="dxa"/>
              <w:right w:w="120" w:type="dxa"/>
            </w:tcMar>
          </w:tcPr>
          <w:p w14:paraId="79EE229D" w14:textId="77777777" w:rsidR="00742E4A" w:rsidRDefault="00742E4A" w:rsidP="00116B52">
            <w:pPr>
              <w:jc w:val="center"/>
            </w:pPr>
            <w:r>
              <w:t>0.57</w:t>
            </w:r>
          </w:p>
        </w:tc>
        <w:tc>
          <w:tcPr>
            <w:tcW w:w="1750" w:type="dxa"/>
            <w:tcMar>
              <w:top w:w="80" w:type="dxa"/>
              <w:left w:w="120" w:type="dxa"/>
              <w:bottom w:w="80" w:type="dxa"/>
              <w:right w:w="120" w:type="dxa"/>
            </w:tcMar>
          </w:tcPr>
          <w:p w14:paraId="3FB2D001" w14:textId="77777777" w:rsidR="00742E4A" w:rsidRDefault="00742E4A" w:rsidP="00116B52">
            <w:pPr>
              <w:jc w:val="center"/>
            </w:pPr>
            <w:r>
              <w:t>0.36</w:t>
            </w:r>
          </w:p>
        </w:tc>
        <w:tc>
          <w:tcPr>
            <w:tcW w:w="1750" w:type="dxa"/>
            <w:tcMar>
              <w:top w:w="80" w:type="dxa"/>
              <w:left w:w="120" w:type="dxa"/>
              <w:bottom w:w="80" w:type="dxa"/>
              <w:right w:w="120" w:type="dxa"/>
            </w:tcMar>
          </w:tcPr>
          <w:p w14:paraId="49E290A7" w14:textId="77777777" w:rsidR="00742E4A" w:rsidRDefault="00742E4A" w:rsidP="00116B52">
            <w:pPr>
              <w:jc w:val="center"/>
            </w:pPr>
            <w:r>
              <w:t>0.44</w:t>
            </w:r>
          </w:p>
        </w:tc>
        <w:tc>
          <w:tcPr>
            <w:tcW w:w="1750" w:type="dxa"/>
            <w:tcMar>
              <w:top w:w="80" w:type="dxa"/>
              <w:left w:w="120" w:type="dxa"/>
              <w:bottom w:w="80" w:type="dxa"/>
              <w:right w:w="120" w:type="dxa"/>
            </w:tcMar>
          </w:tcPr>
          <w:p w14:paraId="13D42BCA" w14:textId="77777777" w:rsidR="00742E4A" w:rsidRDefault="00742E4A" w:rsidP="00116B52">
            <w:pPr>
              <w:jc w:val="center"/>
            </w:pPr>
            <w:r>
              <w:t>11</w:t>
            </w:r>
          </w:p>
        </w:tc>
      </w:tr>
      <w:tr w:rsidR="00742E4A" w14:paraId="0F74B7EB" w14:textId="77777777" w:rsidTr="00116B52">
        <w:tc>
          <w:tcPr>
            <w:tcW w:w="2360" w:type="dxa"/>
            <w:shd w:val="clear" w:color="auto" w:fill="4472C4"/>
            <w:tcMar>
              <w:top w:w="80" w:type="dxa"/>
              <w:left w:w="120" w:type="dxa"/>
              <w:bottom w:w="80" w:type="dxa"/>
              <w:right w:w="120" w:type="dxa"/>
            </w:tcMar>
          </w:tcPr>
          <w:p w14:paraId="26E88DD6" w14:textId="77777777" w:rsidR="00742E4A" w:rsidRDefault="00742E4A" w:rsidP="00116B52">
            <w:pPr>
              <w:jc w:val="center"/>
            </w:pPr>
            <w:r>
              <w:rPr>
                <w:b/>
                <w:color w:val="FFFFFF"/>
              </w:rPr>
              <w:t>Accuracy</w:t>
            </w:r>
          </w:p>
        </w:tc>
        <w:tc>
          <w:tcPr>
            <w:tcW w:w="1750" w:type="dxa"/>
            <w:shd w:val="clear" w:color="auto" w:fill="4472C4"/>
            <w:tcMar>
              <w:top w:w="80" w:type="dxa"/>
              <w:left w:w="120" w:type="dxa"/>
              <w:bottom w:w="80" w:type="dxa"/>
              <w:right w:w="120" w:type="dxa"/>
            </w:tcMar>
          </w:tcPr>
          <w:p w14:paraId="4296015D" w14:textId="77777777" w:rsidR="00742E4A" w:rsidRDefault="00742E4A" w:rsidP="00116B52">
            <w:pPr>
              <w:jc w:val="center"/>
            </w:pPr>
            <w:r>
              <w:rPr>
                <w:color w:val="FFFFFF"/>
              </w:rPr>
              <w:t>—</w:t>
            </w:r>
          </w:p>
        </w:tc>
        <w:tc>
          <w:tcPr>
            <w:tcW w:w="1750" w:type="dxa"/>
            <w:shd w:val="clear" w:color="auto" w:fill="4472C4"/>
            <w:tcMar>
              <w:top w:w="80" w:type="dxa"/>
              <w:left w:w="120" w:type="dxa"/>
              <w:bottom w:w="80" w:type="dxa"/>
              <w:right w:w="120" w:type="dxa"/>
            </w:tcMar>
          </w:tcPr>
          <w:p w14:paraId="0FBF3696" w14:textId="77777777" w:rsidR="00742E4A" w:rsidRDefault="00742E4A" w:rsidP="00116B52">
            <w:pPr>
              <w:jc w:val="center"/>
            </w:pPr>
            <w:r>
              <w:rPr>
                <w:color w:val="FFFFFF"/>
              </w:rPr>
              <w:t>—</w:t>
            </w:r>
          </w:p>
        </w:tc>
        <w:tc>
          <w:tcPr>
            <w:tcW w:w="1750" w:type="dxa"/>
            <w:shd w:val="clear" w:color="auto" w:fill="4472C4"/>
            <w:tcMar>
              <w:top w:w="80" w:type="dxa"/>
              <w:left w:w="120" w:type="dxa"/>
              <w:bottom w:w="80" w:type="dxa"/>
              <w:right w:w="120" w:type="dxa"/>
            </w:tcMar>
          </w:tcPr>
          <w:p w14:paraId="359DDE40" w14:textId="77777777" w:rsidR="00742E4A" w:rsidRDefault="00742E4A" w:rsidP="00116B52">
            <w:pPr>
              <w:jc w:val="center"/>
            </w:pPr>
            <w:r>
              <w:rPr>
                <w:b/>
                <w:color w:val="FFFFFF"/>
              </w:rPr>
              <w:t>0.74</w:t>
            </w:r>
          </w:p>
        </w:tc>
        <w:tc>
          <w:tcPr>
            <w:tcW w:w="1750" w:type="dxa"/>
            <w:shd w:val="clear" w:color="auto" w:fill="4472C4"/>
            <w:tcMar>
              <w:top w:w="80" w:type="dxa"/>
              <w:left w:w="120" w:type="dxa"/>
              <w:bottom w:w="80" w:type="dxa"/>
              <w:right w:w="120" w:type="dxa"/>
            </w:tcMar>
          </w:tcPr>
          <w:p w14:paraId="04641B37" w14:textId="77777777" w:rsidR="00742E4A" w:rsidRDefault="00742E4A" w:rsidP="00116B52">
            <w:pPr>
              <w:jc w:val="center"/>
            </w:pPr>
            <w:r>
              <w:rPr>
                <w:color w:val="FFFFFF"/>
              </w:rPr>
              <w:t>38</w:t>
            </w:r>
          </w:p>
        </w:tc>
      </w:tr>
      <w:tr w:rsidR="00742E4A" w14:paraId="50B405B7" w14:textId="77777777" w:rsidTr="00116B52">
        <w:tc>
          <w:tcPr>
            <w:tcW w:w="2360" w:type="dxa"/>
            <w:shd w:val="clear" w:color="auto" w:fill="D9E2F3"/>
            <w:tcMar>
              <w:top w:w="80" w:type="dxa"/>
              <w:left w:w="120" w:type="dxa"/>
              <w:bottom w:w="80" w:type="dxa"/>
              <w:right w:w="120" w:type="dxa"/>
            </w:tcMar>
          </w:tcPr>
          <w:p w14:paraId="0BC068EC" w14:textId="77777777" w:rsidR="00742E4A" w:rsidRDefault="00742E4A" w:rsidP="00116B52">
            <w:r>
              <w:rPr>
                <w:b/>
              </w:rPr>
              <w:lastRenderedPageBreak/>
              <w:t>Macro Avg</w:t>
            </w:r>
          </w:p>
        </w:tc>
        <w:tc>
          <w:tcPr>
            <w:tcW w:w="1750" w:type="dxa"/>
            <w:tcMar>
              <w:top w:w="80" w:type="dxa"/>
              <w:left w:w="120" w:type="dxa"/>
              <w:bottom w:w="80" w:type="dxa"/>
              <w:right w:w="120" w:type="dxa"/>
            </w:tcMar>
          </w:tcPr>
          <w:p w14:paraId="6F85E233" w14:textId="77777777" w:rsidR="00742E4A" w:rsidRDefault="00742E4A" w:rsidP="00116B52">
            <w:pPr>
              <w:jc w:val="center"/>
            </w:pPr>
            <w:r>
              <w:t>0.67</w:t>
            </w:r>
          </w:p>
        </w:tc>
        <w:tc>
          <w:tcPr>
            <w:tcW w:w="1750" w:type="dxa"/>
            <w:tcMar>
              <w:top w:w="80" w:type="dxa"/>
              <w:left w:w="120" w:type="dxa"/>
              <w:bottom w:w="80" w:type="dxa"/>
              <w:right w:w="120" w:type="dxa"/>
            </w:tcMar>
          </w:tcPr>
          <w:p w14:paraId="7E43AEC4" w14:textId="77777777" w:rsidR="00742E4A" w:rsidRDefault="00742E4A" w:rsidP="00116B52">
            <w:pPr>
              <w:jc w:val="center"/>
            </w:pPr>
            <w:r>
              <w:t>0.63</w:t>
            </w:r>
          </w:p>
        </w:tc>
        <w:tc>
          <w:tcPr>
            <w:tcW w:w="1750" w:type="dxa"/>
            <w:tcMar>
              <w:top w:w="80" w:type="dxa"/>
              <w:left w:w="120" w:type="dxa"/>
              <w:bottom w:w="80" w:type="dxa"/>
              <w:right w:w="120" w:type="dxa"/>
            </w:tcMar>
          </w:tcPr>
          <w:p w14:paraId="0594994E" w14:textId="77777777" w:rsidR="00742E4A" w:rsidRDefault="00742E4A" w:rsidP="00116B52">
            <w:pPr>
              <w:jc w:val="center"/>
            </w:pPr>
            <w:r>
              <w:t>0.64</w:t>
            </w:r>
          </w:p>
        </w:tc>
        <w:tc>
          <w:tcPr>
            <w:tcW w:w="1750" w:type="dxa"/>
            <w:tcMar>
              <w:top w:w="80" w:type="dxa"/>
              <w:left w:w="120" w:type="dxa"/>
              <w:bottom w:w="80" w:type="dxa"/>
              <w:right w:w="120" w:type="dxa"/>
            </w:tcMar>
          </w:tcPr>
          <w:p w14:paraId="30CA01CE" w14:textId="77777777" w:rsidR="00742E4A" w:rsidRDefault="00742E4A" w:rsidP="00116B52">
            <w:pPr>
              <w:jc w:val="center"/>
            </w:pPr>
            <w:r>
              <w:t>38</w:t>
            </w:r>
          </w:p>
        </w:tc>
      </w:tr>
      <w:tr w:rsidR="00742E4A" w14:paraId="03E93F23" w14:textId="77777777" w:rsidTr="00116B52">
        <w:tc>
          <w:tcPr>
            <w:tcW w:w="2360" w:type="dxa"/>
            <w:shd w:val="clear" w:color="auto" w:fill="D9E2F3"/>
            <w:tcMar>
              <w:top w:w="80" w:type="dxa"/>
              <w:left w:w="120" w:type="dxa"/>
              <w:bottom w:w="80" w:type="dxa"/>
              <w:right w:w="120" w:type="dxa"/>
            </w:tcMar>
          </w:tcPr>
          <w:p w14:paraId="254C1B11" w14:textId="77777777" w:rsidR="00742E4A" w:rsidRDefault="00742E4A" w:rsidP="00116B52">
            <w:r>
              <w:rPr>
                <w:b/>
              </w:rPr>
              <w:t>Weighted Avg</w:t>
            </w:r>
          </w:p>
        </w:tc>
        <w:tc>
          <w:tcPr>
            <w:tcW w:w="1750" w:type="dxa"/>
            <w:tcMar>
              <w:top w:w="80" w:type="dxa"/>
              <w:left w:w="120" w:type="dxa"/>
              <w:bottom w:w="80" w:type="dxa"/>
              <w:right w:w="120" w:type="dxa"/>
            </w:tcMar>
          </w:tcPr>
          <w:p w14:paraId="73B72FFE" w14:textId="77777777" w:rsidR="00742E4A" w:rsidRDefault="00742E4A" w:rsidP="00116B52">
            <w:pPr>
              <w:jc w:val="center"/>
            </w:pPr>
            <w:r>
              <w:t>0.72</w:t>
            </w:r>
          </w:p>
        </w:tc>
        <w:tc>
          <w:tcPr>
            <w:tcW w:w="1750" w:type="dxa"/>
            <w:tcMar>
              <w:top w:w="80" w:type="dxa"/>
              <w:left w:w="120" w:type="dxa"/>
              <w:bottom w:w="80" w:type="dxa"/>
              <w:right w:w="120" w:type="dxa"/>
            </w:tcMar>
          </w:tcPr>
          <w:p w14:paraId="55B914CA" w14:textId="77777777" w:rsidR="00742E4A" w:rsidRDefault="00742E4A" w:rsidP="00116B52">
            <w:pPr>
              <w:jc w:val="center"/>
            </w:pPr>
            <w:r>
              <w:t>0.74</w:t>
            </w:r>
          </w:p>
        </w:tc>
        <w:tc>
          <w:tcPr>
            <w:tcW w:w="1750" w:type="dxa"/>
            <w:tcMar>
              <w:top w:w="80" w:type="dxa"/>
              <w:left w:w="120" w:type="dxa"/>
              <w:bottom w:w="80" w:type="dxa"/>
              <w:right w:w="120" w:type="dxa"/>
            </w:tcMar>
          </w:tcPr>
          <w:p w14:paraId="385F6A6A" w14:textId="77777777" w:rsidR="00742E4A" w:rsidRDefault="00742E4A" w:rsidP="00116B52">
            <w:pPr>
              <w:jc w:val="center"/>
            </w:pPr>
            <w:r>
              <w:t>0.72</w:t>
            </w:r>
          </w:p>
        </w:tc>
        <w:tc>
          <w:tcPr>
            <w:tcW w:w="1750" w:type="dxa"/>
            <w:tcMar>
              <w:top w:w="80" w:type="dxa"/>
              <w:left w:w="120" w:type="dxa"/>
              <w:bottom w:w="80" w:type="dxa"/>
              <w:right w:w="120" w:type="dxa"/>
            </w:tcMar>
          </w:tcPr>
          <w:p w14:paraId="3F8246F7" w14:textId="77777777" w:rsidR="00742E4A" w:rsidRDefault="00742E4A" w:rsidP="00116B52">
            <w:pPr>
              <w:jc w:val="center"/>
            </w:pPr>
            <w:r>
              <w:t>38</w:t>
            </w:r>
          </w:p>
        </w:tc>
      </w:tr>
    </w:tbl>
    <w:p w14:paraId="2627C72E" w14:textId="77777777" w:rsidR="00742E4A" w:rsidRDefault="00742E4A" w:rsidP="00742E4A">
      <w:pPr>
        <w:spacing w:after="120"/>
      </w:pPr>
    </w:p>
    <w:p w14:paraId="5F1102A8" w14:textId="77777777" w:rsidR="00742E4A" w:rsidRDefault="00742E4A" w:rsidP="00742E4A">
      <w:pPr>
        <w:spacing w:after="120"/>
      </w:pPr>
    </w:p>
    <w:p w14:paraId="2A9FC3CB" w14:textId="77777777" w:rsidR="00742E4A" w:rsidRDefault="00742E4A" w:rsidP="00742E4A">
      <w:pPr>
        <w:spacing w:before="240" w:after="120"/>
      </w:pPr>
      <w:r>
        <w:rPr>
          <w:b/>
          <w:bCs/>
          <w:color w:val="000000"/>
        </w:rPr>
        <w:t>6.2.2 Audio Severity Regression Model</w:t>
      </w:r>
    </w:p>
    <w:p w14:paraId="4E2717A4" w14:textId="77777777" w:rsidR="00742E4A" w:rsidRDefault="00742E4A" w:rsidP="00742E4A">
      <w:r>
        <w:rPr>
          <w:b/>
          <w:bCs/>
          <w:color w:val="000000"/>
        </w:rPr>
        <w:t>Ridge Regression</w:t>
      </w:r>
      <w:r>
        <w:t xml:space="preserve"> provided the most accurate PHQ-8 severity estimation from audio features, demonstrating strong generalization capability and minimal overfitting:</w:t>
      </w:r>
    </w:p>
    <w:p w14:paraId="4CC2C0B3" w14:textId="77777777" w:rsidR="00742E4A" w:rsidRDefault="00742E4A" w:rsidP="00742E4A">
      <w:pPr>
        <w:pStyle w:val="ListParagraph"/>
        <w:numPr>
          <w:ilvl w:val="0"/>
          <w:numId w:val="70"/>
        </w:numPr>
        <w:spacing w:before="40" w:after="80"/>
        <w:contextualSpacing w:val="0"/>
        <w:jc w:val="left"/>
      </w:pPr>
      <w:r>
        <w:rPr>
          <w:b/>
          <w:bCs/>
          <w:color w:val="000000"/>
        </w:rPr>
        <w:t xml:space="preserve">Task: </w:t>
      </w:r>
      <w:r>
        <w:t>PHQ-8 depression severity score prediction (regression).</w:t>
      </w:r>
    </w:p>
    <w:p w14:paraId="66676FDD" w14:textId="77777777" w:rsidR="00742E4A" w:rsidRDefault="00742E4A" w:rsidP="00742E4A">
      <w:pPr>
        <w:pStyle w:val="ListParagraph"/>
        <w:numPr>
          <w:ilvl w:val="0"/>
          <w:numId w:val="70"/>
        </w:numPr>
        <w:spacing w:before="40" w:after="80"/>
        <w:contextualSpacing w:val="0"/>
        <w:jc w:val="left"/>
      </w:pPr>
      <w:r>
        <w:rPr>
          <w:b/>
          <w:bCs/>
          <w:color w:val="000000"/>
        </w:rPr>
        <w:t xml:space="preserve">Features: Best </w:t>
      </w:r>
      <w:r>
        <w:t xml:space="preserve">4 input </w:t>
      </w:r>
      <w:proofErr w:type="gramStart"/>
      <w:r>
        <w:t>features :</w:t>
      </w:r>
      <w:proofErr w:type="gramEnd"/>
      <w:r>
        <w:t xml:space="preserve"> the predicted depression probability from </w:t>
      </w:r>
      <w:proofErr w:type="spellStart"/>
      <w:r>
        <w:t>ExtraTreesClassifier</w:t>
      </w:r>
      <w:proofErr w:type="spellEnd"/>
      <w:r>
        <w:t>, the binary classification output (0/1), the mean MFCC value, and the RMS energy. These four features were selected via feature importance analysis to best capture the signal for PHQ-8 severity estimation.</w:t>
      </w:r>
    </w:p>
    <w:p w14:paraId="293B4D26" w14:textId="77777777" w:rsidR="00742E4A" w:rsidRDefault="00742E4A" w:rsidP="00742E4A">
      <w:pPr>
        <w:pStyle w:val="ListParagraph"/>
        <w:numPr>
          <w:ilvl w:val="0"/>
          <w:numId w:val="70"/>
        </w:numPr>
        <w:spacing w:before="40" w:after="80"/>
        <w:contextualSpacing w:val="0"/>
        <w:jc w:val="left"/>
      </w:pPr>
      <w:r>
        <w:rPr>
          <w:b/>
          <w:bCs/>
          <w:color w:val="000000"/>
        </w:rPr>
        <w:t xml:space="preserve">Best Model: </w:t>
      </w:r>
      <w:r>
        <w:t>Hybrid Ridge Regression — R² = 0.37, MAE = 3.34.</w:t>
      </w:r>
    </w:p>
    <w:p w14:paraId="630B78CE" w14:textId="77777777" w:rsidR="00742E4A" w:rsidRDefault="00742E4A" w:rsidP="00742E4A">
      <w:pPr>
        <w:pStyle w:val="ListParagraph"/>
        <w:numPr>
          <w:ilvl w:val="0"/>
          <w:numId w:val="70"/>
        </w:numPr>
        <w:spacing w:before="40" w:after="80"/>
        <w:contextualSpacing w:val="0"/>
        <w:jc w:val="left"/>
      </w:pPr>
      <w:r>
        <w:rPr>
          <w:b/>
          <w:bCs/>
          <w:color w:val="000000"/>
        </w:rPr>
        <w:t xml:space="preserve">Comparison: </w:t>
      </w:r>
      <w:r>
        <w:t xml:space="preserve">SVR (Linear) achieved R² = 0.343, </w:t>
      </w:r>
      <w:proofErr w:type="spellStart"/>
      <w:r>
        <w:t>GradBoosting</w:t>
      </w:r>
      <w:proofErr w:type="spellEnd"/>
      <w:r>
        <w:t xml:space="preserve"> R² = 0.326, </w:t>
      </w:r>
      <w:proofErr w:type="spellStart"/>
      <w:r>
        <w:t>RandomForest</w:t>
      </w:r>
      <w:proofErr w:type="spellEnd"/>
      <w:r>
        <w:t xml:space="preserve"> R² = 0.224.</w:t>
      </w:r>
    </w:p>
    <w:p w14:paraId="4A26540C" w14:textId="77777777" w:rsidR="00742E4A" w:rsidRDefault="00742E4A" w:rsidP="00742E4A">
      <w:pPr>
        <w:pStyle w:val="ListParagraph"/>
        <w:numPr>
          <w:ilvl w:val="0"/>
          <w:numId w:val="70"/>
        </w:numPr>
        <w:spacing w:before="40" w:after="80"/>
        <w:contextualSpacing w:val="0"/>
        <w:jc w:val="left"/>
      </w:pPr>
      <w:r>
        <w:rPr>
          <w:b/>
          <w:bCs/>
          <w:color w:val="000000"/>
        </w:rPr>
        <w:t xml:space="preserve">Classifier-to-Regression Pipeline: </w:t>
      </w:r>
      <w:r>
        <w:t>The output of the audio classifier (Section 6.2.</w:t>
      </w:r>
      <w:proofErr w:type="gramStart"/>
      <w:r>
        <w:t>1) —</w:t>
      </w:r>
      <w:proofErr w:type="gramEnd"/>
      <w:r>
        <w:t xml:space="preserve"> both the predicted depression probability and the binary classification (0/</w:t>
      </w:r>
      <w:proofErr w:type="gramStart"/>
      <w:r>
        <w:t>1) —</w:t>
      </w:r>
      <w:proofErr w:type="gramEnd"/>
      <w:r>
        <w:t xml:space="preserve"> is fed as an additional input feature into the regression model, allowing the severity estimator to benefit from the classifier’s decision evidence rather than relying on acoustic features alone.</w:t>
      </w:r>
    </w:p>
    <w:p w14:paraId="3B7328B3" w14:textId="77777777" w:rsidR="00742E4A" w:rsidRDefault="00742E4A" w:rsidP="00742E4A">
      <w:pPr>
        <w:spacing w:after="120"/>
      </w:pPr>
    </w:p>
    <w:p w14:paraId="4BED3AC9" w14:textId="77777777" w:rsidR="00742E4A" w:rsidRDefault="00742E4A" w:rsidP="00742E4A">
      <w:pPr>
        <w:spacing w:before="120" w:after="80"/>
        <w:jc w:val="center"/>
      </w:pPr>
      <w:r>
        <w:rPr>
          <w:b/>
          <w:bCs/>
          <w:color w:val="000000"/>
        </w:rPr>
        <w:t>Table 6.2 – Audio Regression Model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42E4A" w14:paraId="73A44016" w14:textId="77777777" w:rsidTr="00116B52">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6F5101A" w14:textId="77777777" w:rsidR="00742E4A" w:rsidRDefault="00742E4A" w:rsidP="00116B52">
            <w:pPr>
              <w:jc w:val="center"/>
            </w:pPr>
            <w:r>
              <w:rPr>
                <w:b/>
                <w:bCs/>
                <w:color w:val="FFFFFF"/>
                <w:sz w:val="20"/>
                <w:szCs w:val="20"/>
              </w:rPr>
              <w:lastRenderedPageBreak/>
              <w:t>Model</w:t>
            </w:r>
          </w:p>
        </w:tc>
        <w:tc>
          <w:tcPr>
            <w:tcW w:w="312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277A28A" w14:textId="77777777" w:rsidR="00742E4A" w:rsidRDefault="00742E4A" w:rsidP="00116B52">
            <w:pPr>
              <w:jc w:val="center"/>
            </w:pPr>
            <w:r>
              <w:rPr>
                <w:b/>
                <w:bCs/>
                <w:color w:val="FFFFFF"/>
                <w:sz w:val="20"/>
                <w:szCs w:val="20"/>
              </w:rPr>
              <w:t>R² Score</w:t>
            </w:r>
          </w:p>
        </w:tc>
        <w:tc>
          <w:tcPr>
            <w:tcW w:w="312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2A373F5" w14:textId="77777777" w:rsidR="00742E4A" w:rsidRDefault="00742E4A" w:rsidP="00116B52">
            <w:pPr>
              <w:jc w:val="center"/>
            </w:pPr>
            <w:r>
              <w:rPr>
                <w:b/>
                <w:bCs/>
                <w:color w:val="FFFFFF"/>
                <w:sz w:val="20"/>
                <w:szCs w:val="20"/>
              </w:rPr>
              <w:t>MAE</w:t>
            </w:r>
          </w:p>
        </w:tc>
      </w:tr>
      <w:tr w:rsidR="00742E4A" w14:paraId="08F687D6" w14:textId="77777777" w:rsidTr="00116B52">
        <w:tc>
          <w:tcPr>
            <w:tcW w:w="3120"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7F3B9422" w14:textId="77777777" w:rsidR="00742E4A" w:rsidRDefault="00742E4A" w:rsidP="00116B52">
            <w:pPr>
              <w:jc w:val="center"/>
            </w:pPr>
            <w:r>
              <w:rPr>
                <w:color w:val="000000"/>
                <w:sz w:val="20"/>
                <w:szCs w:val="20"/>
              </w:rPr>
              <w:t>Ridge (Audio)</w:t>
            </w:r>
          </w:p>
        </w:tc>
        <w:tc>
          <w:tcPr>
            <w:tcW w:w="3120"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2BAEDE34" w14:textId="77777777" w:rsidR="00742E4A" w:rsidRDefault="00742E4A" w:rsidP="00116B52">
            <w:pPr>
              <w:jc w:val="center"/>
            </w:pPr>
            <w:r>
              <w:rPr>
                <w:color w:val="000000"/>
                <w:sz w:val="20"/>
                <w:szCs w:val="20"/>
              </w:rPr>
              <w:t>0.370</w:t>
            </w:r>
          </w:p>
        </w:tc>
        <w:tc>
          <w:tcPr>
            <w:tcW w:w="3120"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6E8F427C" w14:textId="77777777" w:rsidR="00742E4A" w:rsidRDefault="00742E4A" w:rsidP="00116B52">
            <w:pPr>
              <w:jc w:val="center"/>
            </w:pPr>
            <w:r>
              <w:rPr>
                <w:color w:val="000000"/>
                <w:sz w:val="20"/>
                <w:szCs w:val="20"/>
              </w:rPr>
              <w:t>3.34</w:t>
            </w:r>
          </w:p>
        </w:tc>
      </w:tr>
      <w:tr w:rsidR="00742E4A" w14:paraId="1D147829" w14:textId="77777777" w:rsidTr="00116B52">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C5C8B9" w14:textId="77777777" w:rsidR="00742E4A" w:rsidRDefault="00742E4A" w:rsidP="00116B52">
            <w:pPr>
              <w:jc w:val="center"/>
            </w:pPr>
            <w:r>
              <w:rPr>
                <w:color w:val="000000"/>
                <w:sz w:val="20"/>
                <w:szCs w:val="20"/>
              </w:rPr>
              <w:t>SVR (Linear)</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B252F2" w14:textId="77777777" w:rsidR="00742E4A" w:rsidRDefault="00742E4A" w:rsidP="00116B52">
            <w:pPr>
              <w:jc w:val="center"/>
            </w:pPr>
            <w:r>
              <w:rPr>
                <w:color w:val="000000"/>
                <w:sz w:val="20"/>
                <w:szCs w:val="20"/>
              </w:rPr>
              <w:t>0.343</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2503EC" w14:textId="77777777" w:rsidR="00742E4A" w:rsidRDefault="00742E4A" w:rsidP="00116B52">
            <w:pPr>
              <w:jc w:val="center"/>
            </w:pPr>
            <w:r>
              <w:rPr>
                <w:color w:val="000000"/>
                <w:sz w:val="20"/>
                <w:szCs w:val="20"/>
              </w:rPr>
              <w:t>3.29</w:t>
            </w:r>
          </w:p>
        </w:tc>
      </w:tr>
      <w:tr w:rsidR="00742E4A" w14:paraId="52B123E8" w14:textId="77777777" w:rsidTr="00116B52">
        <w:tc>
          <w:tcPr>
            <w:tcW w:w="3120"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35528773" w14:textId="77777777" w:rsidR="00742E4A" w:rsidRDefault="00742E4A" w:rsidP="00116B52">
            <w:pPr>
              <w:jc w:val="center"/>
            </w:pPr>
            <w:proofErr w:type="spellStart"/>
            <w:r>
              <w:rPr>
                <w:color w:val="000000"/>
                <w:sz w:val="20"/>
                <w:szCs w:val="20"/>
              </w:rPr>
              <w:t>GradBoosting</w:t>
            </w:r>
            <w:proofErr w:type="spellEnd"/>
          </w:p>
        </w:tc>
        <w:tc>
          <w:tcPr>
            <w:tcW w:w="3120"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3A23165A" w14:textId="77777777" w:rsidR="00742E4A" w:rsidRDefault="00742E4A" w:rsidP="00116B52">
            <w:pPr>
              <w:jc w:val="center"/>
            </w:pPr>
            <w:r>
              <w:rPr>
                <w:color w:val="000000"/>
                <w:sz w:val="20"/>
                <w:szCs w:val="20"/>
              </w:rPr>
              <w:t>0.326</w:t>
            </w:r>
          </w:p>
        </w:tc>
        <w:tc>
          <w:tcPr>
            <w:tcW w:w="3120"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6F1D50C9" w14:textId="77777777" w:rsidR="00742E4A" w:rsidRDefault="00742E4A" w:rsidP="00116B52">
            <w:pPr>
              <w:jc w:val="center"/>
            </w:pPr>
            <w:r>
              <w:rPr>
                <w:color w:val="000000"/>
                <w:sz w:val="20"/>
                <w:szCs w:val="20"/>
              </w:rPr>
              <w:t>3.50</w:t>
            </w:r>
          </w:p>
        </w:tc>
      </w:tr>
      <w:tr w:rsidR="00742E4A" w14:paraId="5FC28241" w14:textId="77777777" w:rsidTr="00116B52">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BB62E8" w14:textId="77777777" w:rsidR="00742E4A" w:rsidRDefault="00742E4A" w:rsidP="00116B52">
            <w:pPr>
              <w:jc w:val="center"/>
            </w:pPr>
            <w:proofErr w:type="spellStart"/>
            <w:r>
              <w:rPr>
                <w:color w:val="000000"/>
                <w:sz w:val="20"/>
                <w:szCs w:val="20"/>
              </w:rPr>
              <w:t>RandomForest</w:t>
            </w:r>
            <w:proofErr w:type="spellEnd"/>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CE4023" w14:textId="77777777" w:rsidR="00742E4A" w:rsidRDefault="00742E4A" w:rsidP="00116B52">
            <w:pPr>
              <w:jc w:val="center"/>
            </w:pPr>
            <w:r>
              <w:rPr>
                <w:color w:val="000000"/>
                <w:sz w:val="20"/>
                <w:szCs w:val="20"/>
              </w:rPr>
              <w:t>0.224</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7F6140" w14:textId="77777777" w:rsidR="00742E4A" w:rsidRDefault="00742E4A" w:rsidP="00116B52">
            <w:pPr>
              <w:jc w:val="center"/>
            </w:pPr>
            <w:r>
              <w:rPr>
                <w:color w:val="000000"/>
                <w:sz w:val="20"/>
                <w:szCs w:val="20"/>
              </w:rPr>
              <w:t>3.94</w:t>
            </w:r>
          </w:p>
        </w:tc>
      </w:tr>
    </w:tbl>
    <w:p w14:paraId="440BE5AF" w14:textId="77777777" w:rsidR="00742E4A" w:rsidRDefault="00742E4A" w:rsidP="00742E4A">
      <w:pPr>
        <w:spacing w:after="120"/>
      </w:pPr>
    </w:p>
    <w:p w14:paraId="17773DE6" w14:textId="77777777" w:rsidR="00742E4A" w:rsidRDefault="00742E4A" w:rsidP="00742E4A">
      <w:pPr>
        <w:spacing w:before="240" w:after="120"/>
        <w:jc w:val="center"/>
      </w:pPr>
      <w:r>
        <w:rPr>
          <w:noProof/>
        </w:rPr>
        <w:drawing>
          <wp:inline distT="0" distB="0" distL="0" distR="0" wp14:anchorId="6ED48947" wp14:editId="3AEB2E56">
            <wp:extent cx="2851727" cy="1489364"/>
            <wp:effectExtent l="0" t="0" r="6350" b="0"/>
            <wp:docPr id="3" name="Figure 6.2 – Audio Regression Model Comparison (R² and MAE)" descr="Figure 6.2 – Audio Regression Model Comparison (R² and MAE)" title="Figure 6.2 – Audio Regression Model Comparison (R² and M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2875568" cy="1501815"/>
                    </a:xfrm>
                    <a:prstGeom prst="rect">
                      <a:avLst/>
                    </a:prstGeom>
                  </pic:spPr>
                </pic:pic>
              </a:graphicData>
            </a:graphic>
          </wp:inline>
        </w:drawing>
      </w:r>
    </w:p>
    <w:p w14:paraId="548E536E" w14:textId="77777777" w:rsidR="00742E4A" w:rsidRDefault="00742E4A" w:rsidP="00742E4A">
      <w:pPr>
        <w:spacing w:after="240"/>
        <w:jc w:val="center"/>
      </w:pPr>
      <w:r>
        <w:rPr>
          <w:i/>
          <w:iCs/>
          <w:color w:val="595959"/>
          <w:sz w:val="20"/>
          <w:szCs w:val="20"/>
        </w:rPr>
        <w:t>Figure 6.2 – Audio Regression Model Comparison (R² and MAE)</w:t>
      </w:r>
    </w:p>
    <w:p w14:paraId="7323899C" w14:textId="77777777" w:rsidR="00742E4A" w:rsidRDefault="00742E4A" w:rsidP="00742E4A">
      <w:r>
        <w:rPr>
          <w:b/>
          <w:bCs/>
          <w:color w:val="000000"/>
        </w:rPr>
        <w:t xml:space="preserve">Threshold-Based Classification from Regression Output: </w:t>
      </w:r>
      <w:r>
        <w:t xml:space="preserve">Once each regression model produces a predicted PHQ-8 severity score, a threshold of </w:t>
      </w:r>
      <w:r>
        <w:rPr>
          <w:b/>
          <w:bCs/>
          <w:color w:val="000000"/>
        </w:rPr>
        <w:t>PHQ ≥ 9</w:t>
      </w:r>
      <w:r>
        <w:t xml:space="preserve"> is applied to convert the continuous score into a binary depression classification. This allows each regression model to be evaluated on classification accuracy in addition to R² and MAE, following the same order of models presented above (Ridge, SVR Linear, </w:t>
      </w:r>
      <w:proofErr w:type="spellStart"/>
      <w:r>
        <w:t>GradBoosting</w:t>
      </w:r>
      <w:proofErr w:type="spellEnd"/>
      <w:r>
        <w:t xml:space="preserve">, </w:t>
      </w:r>
      <w:proofErr w:type="spellStart"/>
      <w:r>
        <w:t>RandomForest</w:t>
      </w:r>
      <w:proofErr w:type="spellEnd"/>
      <w:r>
        <w:t>):</w:t>
      </w:r>
    </w:p>
    <w:p w14:paraId="35632008" w14:textId="77777777" w:rsidR="00742E4A" w:rsidRDefault="00742E4A" w:rsidP="00742E4A">
      <w:pPr>
        <w:spacing w:before="240" w:after="120"/>
        <w:jc w:val="center"/>
      </w:pPr>
      <w:r>
        <w:rPr>
          <w:noProof/>
        </w:rPr>
        <w:drawing>
          <wp:inline distT="0" distB="0" distL="0" distR="0" wp14:anchorId="168A7838" wp14:editId="0677B64F">
            <wp:extent cx="3110346" cy="1607338"/>
            <wp:effectExtent l="0" t="0" r="0" b="0"/>
            <wp:docPr id="4" name="Figure 6.3 – Audio-Based Classification Accuracy at Threshold ≥ 9" descr="Figure 6.3 – Audio-Based Classification Accuracy at Threshold ≥ 9" title="Figure 6.3 – Audio-Based Classification Accuracy at Threshold ≥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115451" cy="1609976"/>
                    </a:xfrm>
                    <a:prstGeom prst="rect">
                      <a:avLst/>
                    </a:prstGeom>
                  </pic:spPr>
                </pic:pic>
              </a:graphicData>
            </a:graphic>
          </wp:inline>
        </w:drawing>
      </w:r>
    </w:p>
    <w:p w14:paraId="36D09E36" w14:textId="77777777" w:rsidR="00742E4A" w:rsidRDefault="00742E4A" w:rsidP="00742E4A">
      <w:pPr>
        <w:spacing w:after="240"/>
        <w:jc w:val="center"/>
      </w:pPr>
      <w:r>
        <w:rPr>
          <w:i/>
          <w:iCs/>
          <w:color w:val="595959"/>
          <w:sz w:val="20"/>
          <w:szCs w:val="20"/>
        </w:rPr>
        <w:t>Figure 6.3 – Audio-Based Classification Accuracy at Threshold ≥ 9</w:t>
      </w:r>
    </w:p>
    <w:p w14:paraId="7C524625" w14:textId="77777777" w:rsidR="00742E4A" w:rsidRPr="00742E4A" w:rsidRDefault="00742E4A" w:rsidP="00742E4A">
      <w:pPr>
        <w:spacing w:after="120"/>
        <w:rPr>
          <w:color w:val="000000" w:themeColor="text1"/>
        </w:rPr>
      </w:pPr>
    </w:p>
    <w:p w14:paraId="7B59F30C" w14:textId="77777777" w:rsidR="00742E4A" w:rsidRPr="00742E4A" w:rsidRDefault="00742E4A" w:rsidP="00742E4A">
      <w:pPr>
        <w:rPr>
          <w:color w:val="000000" w:themeColor="text1"/>
        </w:rPr>
      </w:pPr>
      <w:ins w:id="22" w:author="Claude" w:date="2025-01-01T00:00:00Z">
        <w:r>
          <w:rPr>
            <w:b/>
            <w:bCs/>
            <w:color w:val="000000" w:themeColor="text1"/>
          </w:rPr>
          <w:t xml:space="preserve">Threshold Analysis — Ridge Regression (Best R²): </w:t>
        </w:r>
        <w:r>
          <w:rPr>
            <w:color w:val="000000" w:themeColor="text1"/>
          </w:rPr>
          <w:t xml:space="preserve">To identify the optimal decision boundary for binary depression classification, the Ridge regression model’s continuous PHQ-8 predictions were evaluated across five threshold values. Table 6.2b </w:t>
        </w:r>
        <w:proofErr w:type="spellStart"/>
        <w:r>
          <w:rPr>
            <w:color w:val="000000" w:themeColor="text1"/>
          </w:rPr>
          <w:t>summarises</w:t>
        </w:r>
        <w:proofErr w:type="spellEnd"/>
        <w:r>
          <w:rPr>
            <w:color w:val="000000" w:themeColor="text1"/>
          </w:rPr>
          <w:t xml:space="preserve"> the classification performance at each threshold.</w:t>
        </w:r>
      </w:ins>
    </w:p>
    <w:p w14:paraId="44CE0C12" w14:textId="77777777" w:rsidR="00742E4A" w:rsidRPr="00742E4A" w:rsidRDefault="00742E4A" w:rsidP="00742E4A">
      <w:pPr>
        <w:spacing w:before="120" w:after="80"/>
        <w:jc w:val="center"/>
        <w:rPr>
          <w:color w:val="000000" w:themeColor="text1"/>
        </w:rPr>
      </w:pPr>
      <w:ins w:id="23" w:author="Claude" w:date="2025-01-01T00:00:00Z">
        <w:r>
          <w:rPr>
            <w:i/>
            <w:iCs/>
            <w:color w:val="000000" w:themeColor="text1"/>
            <w:sz w:val="20"/>
            <w:szCs w:val="20"/>
          </w:rPr>
          <w:t>Table 6.2b – Threshold Analysis: Ridge Regression Classification Performance</w:t>
        </w:r>
      </w:ins>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1800"/>
        <w:gridCol w:w="1560"/>
        <w:gridCol w:w="1500"/>
        <w:gridCol w:w="1500"/>
        <w:gridCol w:w="1500"/>
        <w:gridCol w:w="1500"/>
      </w:tblGrid>
      <w:tr w:rsidR="00742E4A" w:rsidRPr="00742E4A" w14:paraId="17D66C11" w14:textId="77777777" w:rsidTr="00116B52">
        <w:trPr>
          <w:tblHeader/>
        </w:trPr>
        <w:tc>
          <w:tcPr>
            <w:tcW w:w="1800" w:type="dxa"/>
            <w:shd w:val="clear" w:color="auto" w:fill="D5E8F0"/>
          </w:tcPr>
          <w:p w14:paraId="2FB1D9FE" w14:textId="77777777" w:rsidR="00742E4A" w:rsidRPr="00742E4A" w:rsidRDefault="00742E4A" w:rsidP="00116B52">
            <w:pPr>
              <w:jc w:val="center"/>
              <w:rPr>
                <w:color w:val="000000" w:themeColor="text1"/>
              </w:rPr>
            </w:pPr>
            <w:ins w:id="24" w:author="Claude" w:date="2025-01-01T00:00:00Z">
              <w:r>
                <w:rPr>
                  <w:b/>
                  <w:color w:val="000000" w:themeColor="text1"/>
                  <w:sz w:val="20"/>
                  <w:szCs w:val="20"/>
                </w:rPr>
                <w:t>Threshold</w:t>
              </w:r>
            </w:ins>
          </w:p>
        </w:tc>
        <w:tc>
          <w:tcPr>
            <w:tcW w:w="1560" w:type="dxa"/>
            <w:shd w:val="clear" w:color="auto" w:fill="D5E8F0"/>
          </w:tcPr>
          <w:p w14:paraId="5504BBBD" w14:textId="77777777" w:rsidR="00742E4A" w:rsidRPr="00742E4A" w:rsidRDefault="00742E4A" w:rsidP="00116B52">
            <w:pPr>
              <w:jc w:val="center"/>
              <w:rPr>
                <w:color w:val="000000" w:themeColor="text1"/>
              </w:rPr>
            </w:pPr>
            <w:ins w:id="25" w:author="Claude" w:date="2025-01-01T00:00:00Z">
              <w:r>
                <w:rPr>
                  <w:b/>
                  <w:color w:val="000000" w:themeColor="text1"/>
                  <w:sz w:val="20"/>
                  <w:szCs w:val="20"/>
                </w:rPr>
                <w:t>Depression Label</w:t>
              </w:r>
            </w:ins>
          </w:p>
        </w:tc>
        <w:tc>
          <w:tcPr>
            <w:tcW w:w="1500" w:type="dxa"/>
            <w:shd w:val="clear" w:color="auto" w:fill="D5E8F0"/>
          </w:tcPr>
          <w:p w14:paraId="31A33307" w14:textId="77777777" w:rsidR="00742E4A" w:rsidRPr="00742E4A" w:rsidRDefault="00742E4A" w:rsidP="00116B52">
            <w:pPr>
              <w:jc w:val="center"/>
              <w:rPr>
                <w:color w:val="000000" w:themeColor="text1"/>
              </w:rPr>
            </w:pPr>
            <w:ins w:id="26" w:author="Claude" w:date="2025-01-01T00:00:00Z">
              <w:r>
                <w:rPr>
                  <w:b/>
                  <w:color w:val="000000" w:themeColor="text1"/>
                  <w:sz w:val="20"/>
                  <w:szCs w:val="20"/>
                </w:rPr>
                <w:t>Accuracy</w:t>
              </w:r>
            </w:ins>
          </w:p>
        </w:tc>
        <w:tc>
          <w:tcPr>
            <w:tcW w:w="1500" w:type="dxa"/>
            <w:shd w:val="clear" w:color="auto" w:fill="D5E8F0"/>
          </w:tcPr>
          <w:p w14:paraId="5CE96690" w14:textId="77777777" w:rsidR="00742E4A" w:rsidRPr="00742E4A" w:rsidRDefault="00742E4A" w:rsidP="00116B52">
            <w:pPr>
              <w:jc w:val="center"/>
              <w:rPr>
                <w:color w:val="000000" w:themeColor="text1"/>
              </w:rPr>
            </w:pPr>
            <w:ins w:id="27" w:author="Claude" w:date="2025-01-01T00:00:00Z">
              <w:r>
                <w:rPr>
                  <w:b/>
                  <w:color w:val="000000" w:themeColor="text1"/>
                  <w:sz w:val="20"/>
                  <w:szCs w:val="20"/>
                </w:rPr>
                <w:t>F1 Score</w:t>
              </w:r>
            </w:ins>
          </w:p>
        </w:tc>
        <w:tc>
          <w:tcPr>
            <w:tcW w:w="1500" w:type="dxa"/>
            <w:shd w:val="clear" w:color="auto" w:fill="D5E8F0"/>
          </w:tcPr>
          <w:p w14:paraId="0110860C" w14:textId="77777777" w:rsidR="00742E4A" w:rsidRPr="00742E4A" w:rsidRDefault="00742E4A" w:rsidP="00116B52">
            <w:pPr>
              <w:jc w:val="center"/>
              <w:rPr>
                <w:color w:val="000000" w:themeColor="text1"/>
              </w:rPr>
            </w:pPr>
            <w:ins w:id="28" w:author="Claude" w:date="2025-01-01T00:00:00Z">
              <w:r>
                <w:rPr>
                  <w:b/>
                  <w:color w:val="000000" w:themeColor="text1"/>
                  <w:sz w:val="20"/>
                  <w:szCs w:val="20"/>
                </w:rPr>
                <w:t>Sensitivity</w:t>
              </w:r>
            </w:ins>
          </w:p>
        </w:tc>
        <w:tc>
          <w:tcPr>
            <w:tcW w:w="1500" w:type="dxa"/>
            <w:shd w:val="clear" w:color="auto" w:fill="D5E8F0"/>
          </w:tcPr>
          <w:p w14:paraId="71F324C4" w14:textId="77777777" w:rsidR="00742E4A" w:rsidRPr="00742E4A" w:rsidRDefault="00742E4A" w:rsidP="00116B52">
            <w:pPr>
              <w:jc w:val="center"/>
              <w:rPr>
                <w:color w:val="000000" w:themeColor="text1"/>
              </w:rPr>
            </w:pPr>
            <w:ins w:id="29" w:author="Claude" w:date="2025-01-01T00:00:00Z">
              <w:r>
                <w:rPr>
                  <w:b/>
                  <w:color w:val="000000" w:themeColor="text1"/>
                  <w:sz w:val="20"/>
                  <w:szCs w:val="20"/>
                </w:rPr>
                <w:t>Specificity</w:t>
              </w:r>
            </w:ins>
          </w:p>
        </w:tc>
      </w:tr>
      <w:tr w:rsidR="00742E4A" w:rsidRPr="00742E4A" w14:paraId="21B4E26A" w14:textId="77777777" w:rsidTr="00116B52">
        <w:tc>
          <w:tcPr>
            <w:tcW w:w="1800" w:type="dxa"/>
          </w:tcPr>
          <w:p w14:paraId="17FC86BE" w14:textId="77777777" w:rsidR="00742E4A" w:rsidRPr="00742E4A" w:rsidRDefault="00742E4A" w:rsidP="00116B52">
            <w:pPr>
              <w:jc w:val="center"/>
              <w:rPr>
                <w:color w:val="000000" w:themeColor="text1"/>
              </w:rPr>
            </w:pPr>
            <w:ins w:id="30" w:author="Claude" w:date="2025-01-01T00:00:00Z">
              <w:r>
                <w:rPr>
                  <w:color w:val="000000" w:themeColor="text1"/>
                  <w:sz w:val="20"/>
                  <w:szCs w:val="20"/>
                </w:rPr>
                <w:t>PHQ-8 ≥ 5</w:t>
              </w:r>
            </w:ins>
          </w:p>
        </w:tc>
        <w:tc>
          <w:tcPr>
            <w:tcW w:w="1560" w:type="dxa"/>
          </w:tcPr>
          <w:p w14:paraId="4DC9F433" w14:textId="77777777" w:rsidR="00742E4A" w:rsidRPr="00742E4A" w:rsidRDefault="00742E4A" w:rsidP="00116B52">
            <w:pPr>
              <w:jc w:val="center"/>
              <w:rPr>
                <w:color w:val="000000" w:themeColor="text1"/>
              </w:rPr>
            </w:pPr>
            <w:ins w:id="31" w:author="Claude" w:date="2025-01-01T00:00:00Z">
              <w:r>
                <w:rPr>
                  <w:color w:val="000000" w:themeColor="text1"/>
                  <w:sz w:val="20"/>
                  <w:szCs w:val="20"/>
                </w:rPr>
                <w:t>Mild+</w:t>
              </w:r>
            </w:ins>
          </w:p>
        </w:tc>
        <w:tc>
          <w:tcPr>
            <w:tcW w:w="1500" w:type="dxa"/>
          </w:tcPr>
          <w:p w14:paraId="57AA25D0" w14:textId="77777777" w:rsidR="00742E4A" w:rsidRPr="00742E4A" w:rsidRDefault="00742E4A" w:rsidP="00116B52">
            <w:pPr>
              <w:jc w:val="center"/>
              <w:rPr>
                <w:color w:val="000000" w:themeColor="text1"/>
              </w:rPr>
            </w:pPr>
            <w:ins w:id="32" w:author="Claude" w:date="2025-01-01T00:00:00Z">
              <w:r>
                <w:rPr>
                  <w:color w:val="000000" w:themeColor="text1"/>
                  <w:sz w:val="20"/>
                  <w:szCs w:val="20"/>
                </w:rPr>
                <w:t>78.9%</w:t>
              </w:r>
            </w:ins>
          </w:p>
        </w:tc>
        <w:tc>
          <w:tcPr>
            <w:tcW w:w="1500" w:type="dxa"/>
          </w:tcPr>
          <w:p w14:paraId="35797BDF" w14:textId="77777777" w:rsidR="00742E4A" w:rsidRPr="00742E4A" w:rsidRDefault="00742E4A" w:rsidP="00116B52">
            <w:pPr>
              <w:jc w:val="center"/>
              <w:rPr>
                <w:color w:val="000000" w:themeColor="text1"/>
              </w:rPr>
            </w:pPr>
            <w:ins w:id="33" w:author="Claude" w:date="2025-01-01T00:00:00Z">
              <w:r>
                <w:rPr>
                  <w:color w:val="000000" w:themeColor="text1"/>
                  <w:sz w:val="20"/>
                  <w:szCs w:val="20"/>
                </w:rPr>
                <w:t>0.846</w:t>
              </w:r>
            </w:ins>
          </w:p>
        </w:tc>
        <w:tc>
          <w:tcPr>
            <w:tcW w:w="1500" w:type="dxa"/>
          </w:tcPr>
          <w:p w14:paraId="1091F5A7" w14:textId="77777777" w:rsidR="00742E4A" w:rsidRPr="00742E4A" w:rsidRDefault="00742E4A" w:rsidP="00116B52">
            <w:pPr>
              <w:jc w:val="center"/>
              <w:rPr>
                <w:color w:val="000000" w:themeColor="text1"/>
              </w:rPr>
            </w:pPr>
            <w:ins w:id="34" w:author="Claude" w:date="2025-01-01T00:00:00Z">
              <w:r>
                <w:rPr>
                  <w:color w:val="000000" w:themeColor="text1"/>
                  <w:sz w:val="20"/>
                  <w:szCs w:val="20"/>
                </w:rPr>
                <w:t>84.6%</w:t>
              </w:r>
            </w:ins>
          </w:p>
        </w:tc>
        <w:tc>
          <w:tcPr>
            <w:tcW w:w="1500" w:type="dxa"/>
          </w:tcPr>
          <w:p w14:paraId="4A89C0C3" w14:textId="77777777" w:rsidR="00742E4A" w:rsidRPr="00742E4A" w:rsidRDefault="00742E4A" w:rsidP="00116B52">
            <w:pPr>
              <w:jc w:val="center"/>
              <w:rPr>
                <w:color w:val="000000" w:themeColor="text1"/>
              </w:rPr>
            </w:pPr>
            <w:ins w:id="35" w:author="Claude" w:date="2025-01-01T00:00:00Z">
              <w:r>
                <w:rPr>
                  <w:color w:val="000000" w:themeColor="text1"/>
                  <w:sz w:val="20"/>
                  <w:szCs w:val="20"/>
                </w:rPr>
                <w:t>66.7%</w:t>
              </w:r>
            </w:ins>
          </w:p>
        </w:tc>
      </w:tr>
      <w:tr w:rsidR="00742E4A" w:rsidRPr="00742E4A" w14:paraId="32A50188" w14:textId="77777777" w:rsidTr="00116B52">
        <w:tc>
          <w:tcPr>
            <w:tcW w:w="1800" w:type="dxa"/>
          </w:tcPr>
          <w:p w14:paraId="335ED3BA" w14:textId="77777777" w:rsidR="00742E4A" w:rsidRPr="00742E4A" w:rsidRDefault="00742E4A" w:rsidP="00116B52">
            <w:pPr>
              <w:jc w:val="center"/>
              <w:rPr>
                <w:color w:val="000000" w:themeColor="text1"/>
              </w:rPr>
            </w:pPr>
            <w:ins w:id="36" w:author="Claude" w:date="2025-01-01T00:00:00Z">
              <w:r>
                <w:rPr>
                  <w:color w:val="000000" w:themeColor="text1"/>
                  <w:sz w:val="20"/>
                  <w:szCs w:val="20"/>
                </w:rPr>
                <w:t>PHQ-8 ≥ 8</w:t>
              </w:r>
            </w:ins>
          </w:p>
        </w:tc>
        <w:tc>
          <w:tcPr>
            <w:tcW w:w="1560" w:type="dxa"/>
          </w:tcPr>
          <w:p w14:paraId="57ED4A87" w14:textId="77777777" w:rsidR="00742E4A" w:rsidRPr="00742E4A" w:rsidRDefault="00742E4A" w:rsidP="00116B52">
            <w:pPr>
              <w:jc w:val="center"/>
              <w:rPr>
                <w:color w:val="000000" w:themeColor="text1"/>
              </w:rPr>
            </w:pPr>
            <w:ins w:id="37" w:author="Claude" w:date="2025-01-01T00:00:00Z">
              <w:r>
                <w:rPr>
                  <w:color w:val="000000" w:themeColor="text1"/>
                  <w:sz w:val="20"/>
                  <w:szCs w:val="20"/>
                </w:rPr>
                <w:t>PHQ-8 ≥ 8</w:t>
              </w:r>
            </w:ins>
          </w:p>
        </w:tc>
        <w:tc>
          <w:tcPr>
            <w:tcW w:w="1500" w:type="dxa"/>
          </w:tcPr>
          <w:p w14:paraId="45511394" w14:textId="77777777" w:rsidR="00742E4A" w:rsidRPr="00742E4A" w:rsidRDefault="00742E4A" w:rsidP="00116B52">
            <w:pPr>
              <w:jc w:val="center"/>
              <w:rPr>
                <w:color w:val="000000" w:themeColor="text1"/>
              </w:rPr>
            </w:pPr>
            <w:ins w:id="38" w:author="Claude" w:date="2025-01-01T00:00:00Z">
              <w:r>
                <w:rPr>
                  <w:color w:val="000000" w:themeColor="text1"/>
                  <w:sz w:val="20"/>
                  <w:szCs w:val="20"/>
                </w:rPr>
                <w:t>81.6%</w:t>
              </w:r>
            </w:ins>
          </w:p>
        </w:tc>
        <w:tc>
          <w:tcPr>
            <w:tcW w:w="1500" w:type="dxa"/>
          </w:tcPr>
          <w:p w14:paraId="5268FC3E" w14:textId="77777777" w:rsidR="00742E4A" w:rsidRPr="00742E4A" w:rsidRDefault="00742E4A" w:rsidP="00116B52">
            <w:pPr>
              <w:jc w:val="center"/>
              <w:rPr>
                <w:color w:val="000000" w:themeColor="text1"/>
              </w:rPr>
            </w:pPr>
            <w:ins w:id="39" w:author="Claude" w:date="2025-01-01T00:00:00Z">
              <w:r>
                <w:rPr>
                  <w:color w:val="000000" w:themeColor="text1"/>
                  <w:sz w:val="20"/>
                  <w:szCs w:val="20"/>
                </w:rPr>
                <w:t>0.821</w:t>
              </w:r>
            </w:ins>
          </w:p>
        </w:tc>
        <w:tc>
          <w:tcPr>
            <w:tcW w:w="1500" w:type="dxa"/>
          </w:tcPr>
          <w:p w14:paraId="20A1AA72" w14:textId="77777777" w:rsidR="00742E4A" w:rsidRPr="00742E4A" w:rsidRDefault="00742E4A" w:rsidP="00116B52">
            <w:pPr>
              <w:jc w:val="center"/>
              <w:rPr>
                <w:color w:val="000000" w:themeColor="text1"/>
              </w:rPr>
            </w:pPr>
            <w:ins w:id="40" w:author="Claude" w:date="2025-01-01T00:00:00Z">
              <w:r>
                <w:rPr>
                  <w:color w:val="000000" w:themeColor="text1"/>
                  <w:sz w:val="20"/>
                  <w:szCs w:val="20"/>
                </w:rPr>
                <w:t>72.7%</w:t>
              </w:r>
            </w:ins>
          </w:p>
        </w:tc>
        <w:tc>
          <w:tcPr>
            <w:tcW w:w="1500" w:type="dxa"/>
          </w:tcPr>
          <w:p w14:paraId="75149BAC" w14:textId="77777777" w:rsidR="00742E4A" w:rsidRPr="00742E4A" w:rsidRDefault="00742E4A" w:rsidP="00116B52">
            <w:pPr>
              <w:jc w:val="center"/>
              <w:rPr>
                <w:color w:val="000000" w:themeColor="text1"/>
              </w:rPr>
            </w:pPr>
            <w:ins w:id="41" w:author="Claude" w:date="2025-01-01T00:00:00Z">
              <w:r>
                <w:rPr>
                  <w:color w:val="000000" w:themeColor="text1"/>
                  <w:sz w:val="20"/>
                  <w:szCs w:val="20"/>
                </w:rPr>
                <w:t>93.8%</w:t>
              </w:r>
            </w:ins>
          </w:p>
        </w:tc>
      </w:tr>
      <w:tr w:rsidR="00742E4A" w:rsidRPr="00742E4A" w14:paraId="1F1ED695" w14:textId="77777777" w:rsidTr="00116B52">
        <w:tc>
          <w:tcPr>
            <w:tcW w:w="1800" w:type="dxa"/>
            <w:shd w:val="clear" w:color="auto" w:fill="E1F5EE"/>
          </w:tcPr>
          <w:p w14:paraId="7F38958B" w14:textId="77777777" w:rsidR="00742E4A" w:rsidRPr="00742E4A" w:rsidRDefault="00742E4A" w:rsidP="00116B52">
            <w:pPr>
              <w:jc w:val="center"/>
              <w:rPr>
                <w:color w:val="000000" w:themeColor="text1"/>
              </w:rPr>
            </w:pPr>
            <w:ins w:id="42" w:author="Claude" w:date="2025-01-01T00:00:00Z">
              <w:r>
                <w:rPr>
                  <w:b/>
                  <w:color w:val="000000" w:themeColor="text1"/>
                  <w:sz w:val="20"/>
                  <w:szCs w:val="20"/>
                </w:rPr>
                <w:t>PHQ-8 ≥ 9 ★</w:t>
              </w:r>
            </w:ins>
          </w:p>
        </w:tc>
        <w:tc>
          <w:tcPr>
            <w:tcW w:w="1560" w:type="dxa"/>
            <w:shd w:val="clear" w:color="auto" w:fill="E1F5EE"/>
          </w:tcPr>
          <w:p w14:paraId="38CDFF37" w14:textId="77777777" w:rsidR="00742E4A" w:rsidRPr="00742E4A" w:rsidRDefault="00742E4A" w:rsidP="00116B52">
            <w:pPr>
              <w:jc w:val="center"/>
              <w:rPr>
                <w:color w:val="000000" w:themeColor="text1"/>
              </w:rPr>
            </w:pPr>
            <w:ins w:id="43" w:author="Claude" w:date="2025-01-01T00:00:00Z">
              <w:r>
                <w:rPr>
                  <w:b/>
                  <w:color w:val="000000" w:themeColor="text1"/>
                  <w:sz w:val="20"/>
                  <w:szCs w:val="20"/>
                </w:rPr>
                <w:t>Selected</w:t>
              </w:r>
            </w:ins>
          </w:p>
        </w:tc>
        <w:tc>
          <w:tcPr>
            <w:tcW w:w="1500" w:type="dxa"/>
            <w:shd w:val="clear" w:color="auto" w:fill="E1F5EE"/>
          </w:tcPr>
          <w:p w14:paraId="51C4B56D" w14:textId="77777777" w:rsidR="00742E4A" w:rsidRPr="00742E4A" w:rsidRDefault="00742E4A" w:rsidP="00116B52">
            <w:pPr>
              <w:jc w:val="center"/>
              <w:rPr>
                <w:color w:val="000000" w:themeColor="text1"/>
              </w:rPr>
            </w:pPr>
            <w:ins w:id="44" w:author="Claude" w:date="2025-01-01T00:00:00Z">
              <w:r>
                <w:rPr>
                  <w:b/>
                  <w:color w:val="000000" w:themeColor="text1"/>
                  <w:sz w:val="20"/>
                  <w:szCs w:val="20"/>
                </w:rPr>
                <w:t>81.6%</w:t>
              </w:r>
            </w:ins>
          </w:p>
        </w:tc>
        <w:tc>
          <w:tcPr>
            <w:tcW w:w="1500" w:type="dxa"/>
            <w:shd w:val="clear" w:color="auto" w:fill="E1F5EE"/>
          </w:tcPr>
          <w:p w14:paraId="0270E547" w14:textId="77777777" w:rsidR="00742E4A" w:rsidRPr="00742E4A" w:rsidRDefault="00742E4A" w:rsidP="00116B52">
            <w:pPr>
              <w:jc w:val="center"/>
              <w:rPr>
                <w:color w:val="000000" w:themeColor="text1"/>
              </w:rPr>
            </w:pPr>
            <w:ins w:id="45" w:author="Claude" w:date="2025-01-01T00:00:00Z">
              <w:r>
                <w:rPr>
                  <w:b/>
                  <w:color w:val="000000" w:themeColor="text1"/>
                  <w:sz w:val="20"/>
                  <w:szCs w:val="20"/>
                </w:rPr>
                <w:t>0.800</w:t>
              </w:r>
            </w:ins>
          </w:p>
        </w:tc>
        <w:tc>
          <w:tcPr>
            <w:tcW w:w="1500" w:type="dxa"/>
            <w:shd w:val="clear" w:color="auto" w:fill="E1F5EE"/>
          </w:tcPr>
          <w:p w14:paraId="40187DA1" w14:textId="77777777" w:rsidR="00742E4A" w:rsidRPr="00742E4A" w:rsidRDefault="00742E4A" w:rsidP="00116B52">
            <w:pPr>
              <w:jc w:val="center"/>
              <w:rPr>
                <w:color w:val="000000" w:themeColor="text1"/>
              </w:rPr>
            </w:pPr>
            <w:ins w:id="46" w:author="Claude" w:date="2025-01-01T00:00:00Z">
              <w:r>
                <w:rPr>
                  <w:b/>
                  <w:color w:val="000000" w:themeColor="text1"/>
                  <w:sz w:val="20"/>
                  <w:szCs w:val="20"/>
                </w:rPr>
                <w:t>66.7%</w:t>
              </w:r>
            </w:ins>
          </w:p>
        </w:tc>
        <w:tc>
          <w:tcPr>
            <w:tcW w:w="1500" w:type="dxa"/>
            <w:shd w:val="clear" w:color="auto" w:fill="E1F5EE"/>
          </w:tcPr>
          <w:p w14:paraId="0698631C" w14:textId="77777777" w:rsidR="00742E4A" w:rsidRPr="00742E4A" w:rsidRDefault="00742E4A" w:rsidP="00116B52">
            <w:pPr>
              <w:jc w:val="center"/>
              <w:rPr>
                <w:color w:val="000000" w:themeColor="text1"/>
              </w:rPr>
            </w:pPr>
            <w:ins w:id="47" w:author="Claude" w:date="2025-01-01T00:00:00Z">
              <w:r>
                <w:rPr>
                  <w:b/>
                  <w:color w:val="000000" w:themeColor="text1"/>
                  <w:sz w:val="20"/>
                  <w:szCs w:val="20"/>
                </w:rPr>
                <w:t>100.0%</w:t>
              </w:r>
            </w:ins>
          </w:p>
        </w:tc>
      </w:tr>
      <w:tr w:rsidR="00742E4A" w:rsidRPr="00742E4A" w14:paraId="1699CA41" w14:textId="77777777" w:rsidTr="00116B52">
        <w:tc>
          <w:tcPr>
            <w:tcW w:w="1800" w:type="dxa"/>
          </w:tcPr>
          <w:p w14:paraId="7D1AC873" w14:textId="77777777" w:rsidR="00742E4A" w:rsidRPr="00742E4A" w:rsidRDefault="00742E4A" w:rsidP="00116B52">
            <w:pPr>
              <w:jc w:val="center"/>
              <w:rPr>
                <w:color w:val="000000" w:themeColor="text1"/>
              </w:rPr>
            </w:pPr>
            <w:ins w:id="48" w:author="Claude" w:date="2025-01-01T00:00:00Z">
              <w:r>
                <w:rPr>
                  <w:color w:val="000000" w:themeColor="text1"/>
                  <w:sz w:val="20"/>
                  <w:szCs w:val="20"/>
                </w:rPr>
                <w:t>PHQ-8 ≥ 10</w:t>
              </w:r>
            </w:ins>
          </w:p>
        </w:tc>
        <w:tc>
          <w:tcPr>
            <w:tcW w:w="1560" w:type="dxa"/>
          </w:tcPr>
          <w:p w14:paraId="0788D812" w14:textId="77777777" w:rsidR="00742E4A" w:rsidRPr="00742E4A" w:rsidRDefault="00742E4A" w:rsidP="00116B52">
            <w:pPr>
              <w:jc w:val="center"/>
              <w:rPr>
                <w:color w:val="000000" w:themeColor="text1"/>
              </w:rPr>
            </w:pPr>
            <w:ins w:id="49" w:author="Claude" w:date="2025-01-01T00:00:00Z">
              <w:r>
                <w:rPr>
                  <w:color w:val="000000" w:themeColor="text1"/>
                  <w:sz w:val="20"/>
                  <w:szCs w:val="20"/>
                </w:rPr>
                <w:t>Moderate+</w:t>
              </w:r>
            </w:ins>
          </w:p>
        </w:tc>
        <w:tc>
          <w:tcPr>
            <w:tcW w:w="1500" w:type="dxa"/>
          </w:tcPr>
          <w:p w14:paraId="27D5DA6C" w14:textId="77777777" w:rsidR="00742E4A" w:rsidRPr="00742E4A" w:rsidRDefault="00742E4A" w:rsidP="00116B52">
            <w:pPr>
              <w:jc w:val="center"/>
              <w:rPr>
                <w:color w:val="000000" w:themeColor="text1"/>
              </w:rPr>
            </w:pPr>
            <w:ins w:id="50" w:author="Claude" w:date="2025-01-01T00:00:00Z">
              <w:r>
                <w:rPr>
                  <w:color w:val="000000" w:themeColor="text1"/>
                  <w:sz w:val="20"/>
                  <w:szCs w:val="20"/>
                </w:rPr>
                <w:t>73.7%</w:t>
              </w:r>
            </w:ins>
          </w:p>
        </w:tc>
        <w:tc>
          <w:tcPr>
            <w:tcW w:w="1500" w:type="dxa"/>
          </w:tcPr>
          <w:p w14:paraId="52291755" w14:textId="77777777" w:rsidR="00742E4A" w:rsidRPr="00742E4A" w:rsidRDefault="00742E4A" w:rsidP="00116B52">
            <w:pPr>
              <w:jc w:val="center"/>
              <w:rPr>
                <w:color w:val="000000" w:themeColor="text1"/>
              </w:rPr>
            </w:pPr>
            <w:ins w:id="51" w:author="Claude" w:date="2025-01-01T00:00:00Z">
              <w:r>
                <w:rPr>
                  <w:color w:val="000000" w:themeColor="text1"/>
                  <w:sz w:val="20"/>
                  <w:szCs w:val="20"/>
                </w:rPr>
                <w:t>0.615</w:t>
              </w:r>
            </w:ins>
          </w:p>
        </w:tc>
        <w:tc>
          <w:tcPr>
            <w:tcW w:w="1500" w:type="dxa"/>
          </w:tcPr>
          <w:p w14:paraId="0D70F744" w14:textId="77777777" w:rsidR="00742E4A" w:rsidRPr="00742E4A" w:rsidRDefault="00742E4A" w:rsidP="00116B52">
            <w:pPr>
              <w:jc w:val="center"/>
              <w:rPr>
                <w:color w:val="000000" w:themeColor="text1"/>
              </w:rPr>
            </w:pPr>
            <w:ins w:id="52" w:author="Claude" w:date="2025-01-01T00:00:00Z">
              <w:r>
                <w:rPr>
                  <w:color w:val="000000" w:themeColor="text1"/>
                  <w:sz w:val="20"/>
                  <w:szCs w:val="20"/>
                </w:rPr>
                <w:t>50.0%</w:t>
              </w:r>
            </w:ins>
          </w:p>
        </w:tc>
        <w:tc>
          <w:tcPr>
            <w:tcW w:w="1500" w:type="dxa"/>
          </w:tcPr>
          <w:p w14:paraId="41CAA7F2" w14:textId="77777777" w:rsidR="00742E4A" w:rsidRPr="00742E4A" w:rsidRDefault="00742E4A" w:rsidP="00116B52">
            <w:pPr>
              <w:jc w:val="center"/>
              <w:rPr>
                <w:color w:val="000000" w:themeColor="text1"/>
              </w:rPr>
            </w:pPr>
            <w:ins w:id="53" w:author="Claude" w:date="2025-01-01T00:00:00Z">
              <w:r>
                <w:rPr>
                  <w:color w:val="000000" w:themeColor="text1"/>
                  <w:sz w:val="20"/>
                  <w:szCs w:val="20"/>
                </w:rPr>
                <w:t>90.9%</w:t>
              </w:r>
            </w:ins>
          </w:p>
        </w:tc>
      </w:tr>
      <w:tr w:rsidR="00742E4A" w:rsidRPr="00742E4A" w14:paraId="503AB6B3" w14:textId="77777777" w:rsidTr="00116B52">
        <w:tc>
          <w:tcPr>
            <w:tcW w:w="1800" w:type="dxa"/>
          </w:tcPr>
          <w:p w14:paraId="24F0E333" w14:textId="77777777" w:rsidR="00742E4A" w:rsidRPr="00742E4A" w:rsidRDefault="00742E4A" w:rsidP="00116B52">
            <w:pPr>
              <w:jc w:val="center"/>
              <w:rPr>
                <w:color w:val="000000" w:themeColor="text1"/>
              </w:rPr>
            </w:pPr>
            <w:ins w:id="54" w:author="Claude" w:date="2025-01-01T00:00:00Z">
              <w:r>
                <w:rPr>
                  <w:color w:val="000000" w:themeColor="text1"/>
                  <w:sz w:val="20"/>
                  <w:szCs w:val="20"/>
                </w:rPr>
                <w:t>PHQ-8 ≥ 12</w:t>
              </w:r>
            </w:ins>
          </w:p>
        </w:tc>
        <w:tc>
          <w:tcPr>
            <w:tcW w:w="1560" w:type="dxa"/>
          </w:tcPr>
          <w:p w14:paraId="4848EF39" w14:textId="77777777" w:rsidR="00742E4A" w:rsidRPr="00742E4A" w:rsidRDefault="00742E4A" w:rsidP="00116B52">
            <w:pPr>
              <w:jc w:val="center"/>
              <w:rPr>
                <w:color w:val="000000" w:themeColor="text1"/>
              </w:rPr>
            </w:pPr>
            <w:ins w:id="55" w:author="Claude" w:date="2025-01-01T00:00:00Z">
              <w:r>
                <w:rPr>
                  <w:color w:val="000000" w:themeColor="text1"/>
                  <w:sz w:val="20"/>
                  <w:szCs w:val="20"/>
                </w:rPr>
                <w:t>PHQ-8 ≥ 12</w:t>
              </w:r>
            </w:ins>
          </w:p>
        </w:tc>
        <w:tc>
          <w:tcPr>
            <w:tcW w:w="1500" w:type="dxa"/>
          </w:tcPr>
          <w:p w14:paraId="310E336D" w14:textId="77777777" w:rsidR="00742E4A" w:rsidRPr="00742E4A" w:rsidRDefault="00742E4A" w:rsidP="00116B52">
            <w:pPr>
              <w:jc w:val="center"/>
              <w:rPr>
                <w:color w:val="000000" w:themeColor="text1"/>
              </w:rPr>
            </w:pPr>
            <w:ins w:id="56" w:author="Claude" w:date="2025-01-01T00:00:00Z">
              <w:r>
                <w:rPr>
                  <w:color w:val="000000" w:themeColor="text1"/>
                  <w:sz w:val="20"/>
                  <w:szCs w:val="20"/>
                </w:rPr>
                <w:t>76.3%</w:t>
              </w:r>
            </w:ins>
          </w:p>
        </w:tc>
        <w:tc>
          <w:tcPr>
            <w:tcW w:w="1500" w:type="dxa"/>
          </w:tcPr>
          <w:p w14:paraId="08D7AEA6" w14:textId="77777777" w:rsidR="00742E4A" w:rsidRPr="00742E4A" w:rsidRDefault="00742E4A" w:rsidP="00116B52">
            <w:pPr>
              <w:jc w:val="center"/>
              <w:rPr>
                <w:color w:val="000000" w:themeColor="text1"/>
              </w:rPr>
            </w:pPr>
            <w:ins w:id="57" w:author="Claude" w:date="2025-01-01T00:00:00Z">
              <w:r>
                <w:rPr>
                  <w:color w:val="000000" w:themeColor="text1"/>
                  <w:sz w:val="20"/>
                  <w:szCs w:val="20"/>
                </w:rPr>
                <w:t>0.308</w:t>
              </w:r>
            </w:ins>
          </w:p>
        </w:tc>
        <w:tc>
          <w:tcPr>
            <w:tcW w:w="1500" w:type="dxa"/>
          </w:tcPr>
          <w:p w14:paraId="5553C5CF" w14:textId="77777777" w:rsidR="00742E4A" w:rsidRPr="00742E4A" w:rsidRDefault="00742E4A" w:rsidP="00116B52">
            <w:pPr>
              <w:jc w:val="center"/>
              <w:rPr>
                <w:color w:val="000000" w:themeColor="text1"/>
              </w:rPr>
            </w:pPr>
            <w:ins w:id="58" w:author="Claude" w:date="2025-01-01T00:00:00Z">
              <w:r>
                <w:rPr>
                  <w:color w:val="000000" w:themeColor="text1"/>
                  <w:sz w:val="20"/>
                  <w:szCs w:val="20"/>
                </w:rPr>
                <w:t>18.2%</w:t>
              </w:r>
            </w:ins>
          </w:p>
        </w:tc>
        <w:tc>
          <w:tcPr>
            <w:tcW w:w="1500" w:type="dxa"/>
          </w:tcPr>
          <w:p w14:paraId="09D87630" w14:textId="77777777" w:rsidR="00742E4A" w:rsidRPr="00742E4A" w:rsidRDefault="00742E4A" w:rsidP="00116B52">
            <w:pPr>
              <w:jc w:val="center"/>
              <w:rPr>
                <w:color w:val="000000" w:themeColor="text1"/>
              </w:rPr>
            </w:pPr>
            <w:ins w:id="59" w:author="Claude" w:date="2025-01-01T00:00:00Z">
              <w:r>
                <w:rPr>
                  <w:color w:val="000000" w:themeColor="text1"/>
                  <w:sz w:val="20"/>
                  <w:szCs w:val="20"/>
                </w:rPr>
                <w:t>100.0%</w:t>
              </w:r>
            </w:ins>
          </w:p>
        </w:tc>
      </w:tr>
      <w:tr w:rsidR="00742E4A" w:rsidRPr="00742E4A" w14:paraId="457B4527" w14:textId="77777777" w:rsidTr="00116B52">
        <w:tc>
          <w:tcPr>
            <w:tcW w:w="1800" w:type="dxa"/>
          </w:tcPr>
          <w:p w14:paraId="777FD1C2" w14:textId="77777777" w:rsidR="00742E4A" w:rsidRPr="00742E4A" w:rsidRDefault="00742E4A" w:rsidP="00116B52">
            <w:pPr>
              <w:jc w:val="center"/>
              <w:rPr>
                <w:color w:val="000000" w:themeColor="text1"/>
              </w:rPr>
            </w:pPr>
            <w:ins w:id="60" w:author="Claude" w:date="2025-01-01T00:00:00Z">
              <w:r>
                <w:rPr>
                  <w:color w:val="000000" w:themeColor="text1"/>
                  <w:sz w:val="20"/>
                  <w:szCs w:val="20"/>
                </w:rPr>
                <w:t>PHQ-8 ≥ 15</w:t>
              </w:r>
            </w:ins>
          </w:p>
        </w:tc>
        <w:tc>
          <w:tcPr>
            <w:tcW w:w="1560" w:type="dxa"/>
          </w:tcPr>
          <w:p w14:paraId="7D9EEC6B" w14:textId="77777777" w:rsidR="00742E4A" w:rsidRPr="00742E4A" w:rsidRDefault="00742E4A" w:rsidP="00116B52">
            <w:pPr>
              <w:jc w:val="center"/>
              <w:rPr>
                <w:color w:val="000000" w:themeColor="text1"/>
              </w:rPr>
            </w:pPr>
            <w:ins w:id="61" w:author="Claude" w:date="2025-01-01T00:00:00Z">
              <w:r>
                <w:rPr>
                  <w:color w:val="000000" w:themeColor="text1"/>
                  <w:sz w:val="20"/>
                  <w:szCs w:val="20"/>
                </w:rPr>
                <w:t>Mod-Severe+</w:t>
              </w:r>
            </w:ins>
          </w:p>
        </w:tc>
        <w:tc>
          <w:tcPr>
            <w:tcW w:w="1500" w:type="dxa"/>
          </w:tcPr>
          <w:p w14:paraId="54E0C945" w14:textId="77777777" w:rsidR="00742E4A" w:rsidRPr="00742E4A" w:rsidRDefault="00742E4A" w:rsidP="00116B52">
            <w:pPr>
              <w:jc w:val="center"/>
              <w:rPr>
                <w:color w:val="000000" w:themeColor="text1"/>
              </w:rPr>
            </w:pPr>
            <w:ins w:id="62" w:author="Claude" w:date="2025-01-01T00:00:00Z">
              <w:r>
                <w:rPr>
                  <w:color w:val="000000" w:themeColor="text1"/>
                  <w:sz w:val="20"/>
                  <w:szCs w:val="20"/>
                </w:rPr>
                <w:t>81.6%</w:t>
              </w:r>
            </w:ins>
          </w:p>
        </w:tc>
        <w:tc>
          <w:tcPr>
            <w:tcW w:w="1500" w:type="dxa"/>
          </w:tcPr>
          <w:p w14:paraId="4E963468" w14:textId="77777777" w:rsidR="00742E4A" w:rsidRPr="00742E4A" w:rsidRDefault="00742E4A" w:rsidP="00116B52">
            <w:pPr>
              <w:jc w:val="center"/>
              <w:rPr>
                <w:color w:val="000000" w:themeColor="text1"/>
              </w:rPr>
            </w:pPr>
            <w:ins w:id="63" w:author="Claude" w:date="2025-01-01T00:00:00Z">
              <w:r>
                <w:rPr>
                  <w:color w:val="000000" w:themeColor="text1"/>
                  <w:sz w:val="20"/>
                  <w:szCs w:val="20"/>
                </w:rPr>
                <w:t>0.000</w:t>
              </w:r>
            </w:ins>
          </w:p>
        </w:tc>
        <w:tc>
          <w:tcPr>
            <w:tcW w:w="1500" w:type="dxa"/>
          </w:tcPr>
          <w:p w14:paraId="73655989" w14:textId="77777777" w:rsidR="00742E4A" w:rsidRPr="00742E4A" w:rsidRDefault="00742E4A" w:rsidP="00116B52">
            <w:pPr>
              <w:jc w:val="center"/>
              <w:rPr>
                <w:color w:val="000000" w:themeColor="text1"/>
              </w:rPr>
            </w:pPr>
            <w:ins w:id="64" w:author="Claude" w:date="2025-01-01T00:00:00Z">
              <w:r>
                <w:rPr>
                  <w:color w:val="000000" w:themeColor="text1"/>
                  <w:sz w:val="20"/>
                  <w:szCs w:val="20"/>
                </w:rPr>
                <w:t>0.0%</w:t>
              </w:r>
            </w:ins>
          </w:p>
        </w:tc>
        <w:tc>
          <w:tcPr>
            <w:tcW w:w="1500" w:type="dxa"/>
          </w:tcPr>
          <w:p w14:paraId="1228E238" w14:textId="77777777" w:rsidR="00742E4A" w:rsidRPr="00742E4A" w:rsidRDefault="00742E4A" w:rsidP="00116B52">
            <w:pPr>
              <w:jc w:val="center"/>
              <w:rPr>
                <w:color w:val="000000" w:themeColor="text1"/>
              </w:rPr>
            </w:pPr>
            <w:ins w:id="65" w:author="Claude" w:date="2025-01-01T00:00:00Z">
              <w:r>
                <w:rPr>
                  <w:color w:val="000000" w:themeColor="text1"/>
                  <w:sz w:val="20"/>
                  <w:szCs w:val="20"/>
                </w:rPr>
                <w:t>100.0%</w:t>
              </w:r>
            </w:ins>
          </w:p>
        </w:tc>
      </w:tr>
    </w:tbl>
    <w:p w14:paraId="2518B599" w14:textId="77777777" w:rsidR="00742E4A" w:rsidRPr="00742E4A" w:rsidRDefault="00742E4A" w:rsidP="00742E4A">
      <w:pPr>
        <w:rPr>
          <w:color w:val="000000" w:themeColor="text1"/>
        </w:rPr>
      </w:pPr>
      <w:ins w:id="66" w:author="Claude" w:date="2025-01-01T00:00:00Z">
        <w:r>
          <w:rPr>
            <w:color w:val="000000" w:themeColor="text1"/>
          </w:rPr>
          <w:t xml:space="preserve">As shown in Table 6.2b, a threshold of PHQ-8 ≥ 9 was selected as the optimal decision boundary. While thresholds of ≥ 8 and ≥ 15 also achieved 81.6% accuracy, PHQ-8 ≥ 9 uniquely achieved a </w:t>
        </w:r>
        <w:r>
          <w:rPr>
            <w:b/>
            <w:bCs/>
            <w:color w:val="000000" w:themeColor="text1"/>
          </w:rPr>
          <w:t>Specificity of 100%</w:t>
        </w:r>
        <w:r>
          <w:rPr>
            <w:color w:val="000000" w:themeColor="text1"/>
          </w:rPr>
          <w:t xml:space="preserve"> (zero false positives) alongside an F1 score of 0.800, making it the most clinically reliable boundary. In contrast, ≥ 15 produced an F1 of 0.000 with 0% sensitivity, rendering it clinically unusable despite the same accuracy. The Ridge model at threshold ≥ 9 correctly classified all 17 non-depressed participants (Specificity = 100%) while correctly identifying 14 of 21 depressed participants (Sensitivity = 66.7%), with an overall accuracy of 81.6% and F1 score of 0.800 on a 38-sample test set.</w:t>
        </w:r>
      </w:ins>
    </w:p>
    <w:p w14:paraId="3FFB6C8C" w14:textId="77777777" w:rsidR="00742E4A" w:rsidRDefault="00742E4A" w:rsidP="00742E4A">
      <w:pPr>
        <w:pStyle w:val="NormalWeb"/>
      </w:pPr>
      <w:r>
        <w:rPr>
          <w:noProof/>
        </w:rPr>
        <w:lastRenderedPageBreak/>
        <w:drawing>
          <wp:inline distT="0" distB="0" distL="0" distR="0" wp14:anchorId="4D28788D" wp14:editId="24A5917D">
            <wp:extent cx="5943600" cy="36671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3667125"/>
                    </a:xfrm>
                    <a:prstGeom prst="rect">
                      <a:avLst/>
                    </a:prstGeom>
                    <a:noFill/>
                    <a:ln>
                      <a:noFill/>
                    </a:ln>
                  </pic:spPr>
                </pic:pic>
              </a:graphicData>
            </a:graphic>
          </wp:inline>
        </w:drawing>
      </w:r>
    </w:p>
    <w:p w14:paraId="2B801904" w14:textId="77777777" w:rsidR="00742E4A" w:rsidRDefault="00742E4A" w:rsidP="00742E4A"/>
    <w:p w14:paraId="6C4C8657" w14:textId="77777777" w:rsidR="00742E4A" w:rsidRDefault="00742E4A" w:rsidP="00742E4A"/>
    <w:p w14:paraId="4ECABA48" w14:textId="77777777" w:rsidR="00742E4A" w:rsidRDefault="00742E4A" w:rsidP="00742E4A">
      <w:pPr>
        <w:spacing w:after="120"/>
      </w:pPr>
    </w:p>
    <w:p w14:paraId="52592D9A" w14:textId="77777777" w:rsidR="00742E4A" w:rsidRDefault="00742E4A" w:rsidP="00742E4A">
      <w:pPr>
        <w:spacing w:before="240" w:after="120"/>
      </w:pPr>
      <w:r>
        <w:rPr>
          <w:b/>
          <w:bCs/>
          <w:color w:val="000000"/>
        </w:rPr>
        <w:t>6.2.3 Text-Based Depression Detection Model</w:t>
      </w:r>
    </w:p>
    <w:p w14:paraId="423757CB" w14:textId="77777777" w:rsidR="00742E4A" w:rsidRDefault="00742E4A" w:rsidP="00742E4A">
      <w:r>
        <w:t xml:space="preserve">The </w:t>
      </w:r>
      <w:r>
        <w:rPr>
          <w:b/>
          <w:bCs/>
          <w:color w:val="000000"/>
        </w:rPr>
        <w:t>TF-IDF and Ridge Regression</w:t>
      </w:r>
      <w:r>
        <w:t xml:space="preserve"> pipeline demonstrated the effectiveness of linguistic indicators for depression severity estimation:</w:t>
      </w:r>
    </w:p>
    <w:p w14:paraId="602FE155" w14:textId="77777777" w:rsidR="00742E4A" w:rsidRDefault="00742E4A" w:rsidP="00742E4A">
      <w:pPr>
        <w:pStyle w:val="ListParagraph"/>
        <w:numPr>
          <w:ilvl w:val="0"/>
          <w:numId w:val="70"/>
        </w:numPr>
        <w:spacing w:before="40" w:after="80"/>
        <w:contextualSpacing w:val="0"/>
        <w:jc w:val="left"/>
      </w:pPr>
      <w:r>
        <w:rPr>
          <w:b/>
          <w:bCs/>
          <w:color w:val="000000"/>
        </w:rPr>
        <w:t xml:space="preserve">Task: </w:t>
      </w:r>
      <w:r>
        <w:t>PHQ-8 score prediction from transcribed patient speech text.</w:t>
      </w:r>
    </w:p>
    <w:p w14:paraId="27E46ADF" w14:textId="77777777" w:rsidR="00742E4A" w:rsidRDefault="00742E4A" w:rsidP="00742E4A">
      <w:pPr>
        <w:pStyle w:val="ListParagraph"/>
        <w:numPr>
          <w:ilvl w:val="0"/>
          <w:numId w:val="70"/>
        </w:numPr>
        <w:spacing w:before="40" w:after="80"/>
        <w:contextualSpacing w:val="0"/>
        <w:jc w:val="left"/>
      </w:pPr>
      <w:r>
        <w:rPr>
          <w:b/>
          <w:bCs/>
          <w:color w:val="000000"/>
        </w:rPr>
        <w:t xml:space="preserve">Method: </w:t>
      </w:r>
      <w:r>
        <w:t>TF-IDF vectorization to extract linguistic features, followed by Ridge Regression.</w:t>
      </w:r>
    </w:p>
    <w:p w14:paraId="00E4C38F" w14:textId="77777777" w:rsidR="00742E4A" w:rsidRDefault="00742E4A" w:rsidP="00742E4A">
      <w:pPr>
        <w:pStyle w:val="ListParagraph"/>
        <w:numPr>
          <w:ilvl w:val="0"/>
          <w:numId w:val="70"/>
        </w:numPr>
        <w:spacing w:before="40" w:after="80"/>
        <w:contextualSpacing w:val="0"/>
        <w:jc w:val="left"/>
      </w:pPr>
      <w:r>
        <w:rPr>
          <w:b/>
          <w:bCs/>
          <w:color w:val="000000"/>
        </w:rPr>
        <w:t xml:space="preserve">Results: </w:t>
      </w:r>
      <w:r>
        <w:t>R² = 0.60, MAE = 2.65 — demonstrating moderate predictive power from text alone.</w:t>
      </w:r>
    </w:p>
    <w:p w14:paraId="632EF08E" w14:textId="77777777" w:rsidR="00742E4A" w:rsidRDefault="00742E4A" w:rsidP="00742E4A">
      <w:pPr>
        <w:pStyle w:val="ListParagraph"/>
        <w:numPr>
          <w:ilvl w:val="0"/>
          <w:numId w:val="70"/>
        </w:numPr>
        <w:spacing w:before="40" w:after="80"/>
        <w:contextualSpacing w:val="0"/>
        <w:jc w:val="left"/>
      </w:pPr>
      <w:r>
        <w:rPr>
          <w:b/>
          <w:bCs/>
          <w:color w:val="000000"/>
        </w:rPr>
        <w:t xml:space="preserve">Key Finding: </w:t>
      </w:r>
      <w:r>
        <w:t xml:space="preserve">Linguistic features </w:t>
      </w:r>
      <w:proofErr w:type="gramStart"/>
      <w:r>
        <w:t>captured</w:t>
      </w:r>
      <w:proofErr w:type="gramEnd"/>
      <w:r>
        <w:t xml:space="preserve"> emotional and psychological patterns not fully present in audio features alone.</w:t>
      </w:r>
    </w:p>
    <w:p w14:paraId="228FB067" w14:textId="4FC17DB0" w:rsidR="002C4B30" w:rsidRDefault="00000000" w:rsidP="00AD1ADB">
      <w:r>
        <w:br w:type="page"/>
      </w:r>
      <w:r>
        <w:rPr>
          <w:rFonts w:ascii="Arial" w:eastAsia="Arial" w:hAnsi="Arial" w:cs="Arial"/>
          <w:b/>
          <w:bCs/>
          <w:color w:val="1F3864"/>
          <w:sz w:val="40"/>
          <w:szCs w:val="40"/>
        </w:rPr>
        <w:lastRenderedPageBreak/>
        <w:t>Text-Based Depression Detection</w:t>
      </w:r>
    </w:p>
    <w:p w14:paraId="7D6F24A6" w14:textId="77777777" w:rsidR="002C4B30" w:rsidRDefault="00000000">
      <w:pPr>
        <w:spacing w:after="400"/>
        <w:jc w:val="center"/>
      </w:pPr>
      <w:r>
        <w:rPr>
          <w:rFonts w:ascii="Arial" w:eastAsia="Arial" w:hAnsi="Arial" w:cs="Arial"/>
          <w:color w:val="2E75B6"/>
          <w:sz w:val="26"/>
          <w:szCs w:val="26"/>
        </w:rPr>
        <w:t>Model Evaluation &amp; Clinical Threshold Analysis</w:t>
      </w:r>
    </w:p>
    <w:p w14:paraId="2BDDEE37" w14:textId="77777777" w:rsidR="002C4B30" w:rsidRDefault="00000000">
      <w:pPr>
        <w:pStyle w:val="Heading1"/>
        <w:spacing w:before="300" w:after="160"/>
      </w:pPr>
      <w:proofErr w:type="gramStart"/>
      <w:r>
        <w:rPr>
          <w:rFonts w:ascii="Arial" w:eastAsia="Arial" w:hAnsi="Arial" w:cs="Arial"/>
          <w:bCs/>
          <w:color w:val="1F3864"/>
          <w:szCs w:val="32"/>
        </w:rPr>
        <w:t>6.2  Experimental</w:t>
      </w:r>
      <w:proofErr w:type="gramEnd"/>
      <w:r>
        <w:rPr>
          <w:rFonts w:ascii="Arial" w:eastAsia="Arial" w:hAnsi="Arial" w:cs="Arial"/>
          <w:bCs/>
          <w:color w:val="1F3864"/>
          <w:szCs w:val="32"/>
        </w:rPr>
        <w:t xml:space="preserve"> Setup for Text Data</w:t>
      </w:r>
    </w:p>
    <w:p w14:paraId="7C087BD5" w14:textId="77777777" w:rsidR="002C4B30" w:rsidRDefault="00000000">
      <w:pPr>
        <w:spacing w:before="80" w:after="80"/>
      </w:pPr>
      <w:r>
        <w:rPr>
          <w:rFonts w:ascii="Arial" w:eastAsia="Arial" w:hAnsi="Arial" w:cs="Arial"/>
          <w:sz w:val="22"/>
          <w:szCs w:val="22"/>
        </w:rPr>
        <w:t>All experiments in this section were conducted using clinical interview transcripts. The specific challenges associated with textual data were addressed through the following preprocessing steps:</w:t>
      </w:r>
    </w:p>
    <w:p w14:paraId="6C83A1FF" w14:textId="77777777" w:rsidR="002C4B30" w:rsidRDefault="002C4B30">
      <w:pPr>
        <w:spacing w:before="60" w:after="60"/>
      </w:pPr>
    </w:p>
    <w:p w14:paraId="10EAAB27" w14:textId="77777777" w:rsidR="002C4B30" w:rsidRDefault="00000000">
      <w:pPr>
        <w:spacing w:before="180" w:after="80"/>
      </w:pPr>
      <w:r>
        <w:rPr>
          <w:rFonts w:ascii="Arial" w:eastAsia="Arial" w:hAnsi="Arial" w:cs="Arial"/>
          <w:b/>
          <w:bCs/>
          <w:color w:val="2E75B6"/>
        </w:rPr>
        <w:t>Speaker Filtering</w:t>
      </w:r>
    </w:p>
    <w:p w14:paraId="15B49FDB" w14:textId="77777777" w:rsidR="002C4B30" w:rsidRDefault="00000000">
      <w:pPr>
        <w:spacing w:before="80" w:after="80"/>
      </w:pPr>
      <w:r>
        <w:rPr>
          <w:rFonts w:ascii="Arial" w:eastAsia="Arial" w:hAnsi="Arial" w:cs="Arial"/>
          <w:sz w:val="22"/>
          <w:szCs w:val="22"/>
        </w:rPr>
        <w:t>Only the participant’s responses were extracted, while the interviewer’s prompts were discarded. This ensures the model focuses entirely on the patient’s linguistic patterns.</w:t>
      </w:r>
    </w:p>
    <w:p w14:paraId="4D65603C" w14:textId="77777777" w:rsidR="002C4B30" w:rsidRDefault="002C4B30">
      <w:pPr>
        <w:spacing w:before="60" w:after="60"/>
      </w:pPr>
    </w:p>
    <w:p w14:paraId="4529C92B" w14:textId="77777777" w:rsidR="002C4B30" w:rsidRDefault="00000000">
      <w:pPr>
        <w:spacing w:before="180" w:after="80"/>
      </w:pPr>
      <w:r>
        <w:rPr>
          <w:rFonts w:ascii="Arial" w:eastAsia="Arial" w:hAnsi="Arial" w:cs="Arial"/>
          <w:b/>
          <w:bCs/>
          <w:color w:val="2E75B6"/>
        </w:rPr>
        <w:t>Data Augmentation</w:t>
      </w:r>
    </w:p>
    <w:p w14:paraId="6F175B9F" w14:textId="77777777" w:rsidR="002C4B30" w:rsidRDefault="00000000">
      <w:pPr>
        <w:spacing w:before="80" w:after="80"/>
      </w:pPr>
      <w:r>
        <w:rPr>
          <w:rFonts w:ascii="Arial" w:eastAsia="Arial" w:hAnsi="Arial" w:cs="Arial"/>
          <w:sz w:val="22"/>
          <w:szCs w:val="22"/>
        </w:rPr>
        <w:t>Due to class imbalance commonly found in medical data, the baseline dataset was augmented with synthetic data representing extreme clinical cases (healthy with a score of 0, and severe depression with a score of 24). This significantly improved the model’s ability to accurately learn the decision boundaries of critical keywords.</w:t>
      </w:r>
    </w:p>
    <w:p w14:paraId="6E22DD44" w14:textId="77777777" w:rsidR="002C4B30" w:rsidRDefault="002C4B30">
      <w:pPr>
        <w:spacing w:before="60" w:after="60"/>
      </w:pPr>
    </w:p>
    <w:p w14:paraId="4A8F794E" w14:textId="77777777" w:rsidR="002C4B30" w:rsidRDefault="00000000">
      <w:pPr>
        <w:spacing w:before="180" w:after="80"/>
      </w:pPr>
      <w:r>
        <w:rPr>
          <w:rFonts w:ascii="Arial" w:eastAsia="Arial" w:hAnsi="Arial" w:cs="Arial"/>
          <w:b/>
          <w:bCs/>
          <w:color w:val="2E75B6"/>
        </w:rPr>
        <w:t>Feature Extraction</w:t>
      </w:r>
    </w:p>
    <w:p w14:paraId="7D2D8C0F" w14:textId="77777777" w:rsidR="002C4B30" w:rsidRDefault="00000000">
      <w:pPr>
        <w:spacing w:before="80" w:after="80"/>
      </w:pPr>
      <w:r>
        <w:rPr>
          <w:rFonts w:ascii="Arial" w:eastAsia="Arial" w:hAnsi="Arial" w:cs="Arial"/>
          <w:sz w:val="22"/>
          <w:szCs w:val="22"/>
        </w:rPr>
        <w:t>To transform raw clinical transcripts into analyzable numerical data, a TF-IDF Vectorizer (incorporating 1–2 n-grams) was utilized. The vector space was limited to the top 2,000 most impactful features to filter out linguistic noise.</w:t>
      </w:r>
    </w:p>
    <w:p w14:paraId="57631CC6" w14:textId="77777777" w:rsidR="002C4B30" w:rsidRDefault="002C4B30">
      <w:pPr>
        <w:spacing w:before="60" w:after="60"/>
      </w:pPr>
    </w:p>
    <w:p w14:paraId="1053C58E" w14:textId="77777777" w:rsidR="002C4B30" w:rsidRDefault="00000000">
      <w:pPr>
        <w:pStyle w:val="Heading2"/>
        <w:spacing w:before="240" w:after="120"/>
      </w:pPr>
      <w:r>
        <w:rPr>
          <w:rFonts w:ascii="Arial" w:eastAsia="Arial" w:hAnsi="Arial" w:cs="Arial"/>
          <w:color w:val="2E75B6"/>
          <w:sz w:val="26"/>
          <w:szCs w:val="26"/>
        </w:rPr>
        <w:t>Hybrid Evaluation Approach</w:t>
      </w:r>
    </w:p>
    <w:p w14:paraId="78CE8218" w14:textId="77777777" w:rsidR="002C4B30" w:rsidRDefault="00000000">
      <w:pPr>
        <w:spacing w:before="80" w:after="80"/>
      </w:pPr>
      <w:r>
        <w:rPr>
          <w:rFonts w:ascii="Arial" w:eastAsia="Arial" w:hAnsi="Arial" w:cs="Arial"/>
          <w:b/>
          <w:bCs/>
          <w:sz w:val="22"/>
          <w:szCs w:val="22"/>
        </w:rPr>
        <w:t>Regression Stage</w:t>
      </w:r>
      <w:proofErr w:type="gramStart"/>
      <w:r>
        <w:rPr>
          <w:rFonts w:ascii="Arial" w:eastAsia="Arial" w:hAnsi="Arial" w:cs="Arial"/>
          <w:b/>
          <w:bCs/>
          <w:sz w:val="22"/>
          <w:szCs w:val="22"/>
        </w:rPr>
        <w:t xml:space="preserve">:  </w:t>
      </w:r>
      <w:r>
        <w:rPr>
          <w:rFonts w:ascii="Arial" w:eastAsia="Arial" w:hAnsi="Arial" w:cs="Arial"/>
          <w:sz w:val="22"/>
          <w:szCs w:val="22"/>
        </w:rPr>
        <w:t>The</w:t>
      </w:r>
      <w:proofErr w:type="gramEnd"/>
      <w:r>
        <w:rPr>
          <w:rFonts w:ascii="Arial" w:eastAsia="Arial" w:hAnsi="Arial" w:cs="Arial"/>
          <w:sz w:val="22"/>
          <w:szCs w:val="22"/>
        </w:rPr>
        <w:t xml:space="preserve"> model predicts the PHQ-8 severity score as a continuous numerical value (ranging from 0 to 24).</w:t>
      </w:r>
    </w:p>
    <w:p w14:paraId="2561C4B0" w14:textId="77777777" w:rsidR="002C4B30" w:rsidRDefault="00000000">
      <w:pPr>
        <w:spacing w:before="80" w:after="80"/>
      </w:pPr>
      <w:r>
        <w:rPr>
          <w:rFonts w:ascii="Arial" w:eastAsia="Arial" w:hAnsi="Arial" w:cs="Arial"/>
          <w:b/>
          <w:bCs/>
          <w:sz w:val="22"/>
          <w:szCs w:val="22"/>
        </w:rPr>
        <w:lastRenderedPageBreak/>
        <w:t>Classification Stage</w:t>
      </w:r>
      <w:proofErr w:type="gramStart"/>
      <w:r>
        <w:rPr>
          <w:rFonts w:ascii="Arial" w:eastAsia="Arial" w:hAnsi="Arial" w:cs="Arial"/>
          <w:b/>
          <w:bCs/>
          <w:sz w:val="22"/>
          <w:szCs w:val="22"/>
        </w:rPr>
        <w:t xml:space="preserve">:  </w:t>
      </w:r>
      <w:r>
        <w:rPr>
          <w:rFonts w:ascii="Arial" w:eastAsia="Arial" w:hAnsi="Arial" w:cs="Arial"/>
          <w:sz w:val="22"/>
          <w:szCs w:val="22"/>
        </w:rPr>
        <w:t>A</w:t>
      </w:r>
      <w:proofErr w:type="gramEnd"/>
      <w:r>
        <w:rPr>
          <w:rFonts w:ascii="Arial" w:eastAsia="Arial" w:hAnsi="Arial" w:cs="Arial"/>
          <w:sz w:val="22"/>
          <w:szCs w:val="22"/>
        </w:rPr>
        <w:t xml:space="preserve"> clinical threshold is applied to convert the continuous score into a binary classification (Depressed / Not Depressed). Two threshold values are compared in this study: Threshold = 10 (standard clinical cutoff) and Threshold = 9 (conservative cutoff for enhanced sensitivity).</w:t>
      </w:r>
    </w:p>
    <w:p w14:paraId="32C3520E" w14:textId="77777777" w:rsidR="002C4B30" w:rsidRDefault="002C4B30">
      <w:pPr>
        <w:spacing w:before="60" w:after="60"/>
      </w:pPr>
    </w:p>
    <w:p w14:paraId="0A2FACD2" w14:textId="77777777" w:rsidR="002C4B30" w:rsidRDefault="00000000">
      <w:pPr>
        <w:pStyle w:val="Heading1"/>
        <w:spacing w:before="300" w:after="160"/>
      </w:pPr>
      <w:proofErr w:type="gramStart"/>
      <w:r>
        <w:rPr>
          <w:rFonts w:ascii="Arial" w:eastAsia="Arial" w:hAnsi="Arial" w:cs="Arial"/>
          <w:bCs/>
          <w:color w:val="1F3864"/>
          <w:szCs w:val="32"/>
        </w:rPr>
        <w:t>6.3  Text</w:t>
      </w:r>
      <w:proofErr w:type="gramEnd"/>
      <w:r>
        <w:rPr>
          <w:rFonts w:ascii="Arial" w:eastAsia="Arial" w:hAnsi="Arial" w:cs="Arial"/>
          <w:bCs/>
          <w:color w:val="1F3864"/>
          <w:szCs w:val="32"/>
        </w:rPr>
        <w:t>-Based Models Evaluation</w:t>
      </w:r>
    </w:p>
    <w:p w14:paraId="62059D93" w14:textId="77777777" w:rsidR="002C4B30" w:rsidRDefault="00000000">
      <w:pPr>
        <w:spacing w:before="80" w:after="80"/>
      </w:pPr>
      <w:r>
        <w:rPr>
          <w:rFonts w:ascii="Arial" w:eastAsia="Arial" w:hAnsi="Arial" w:cs="Arial"/>
          <w:sz w:val="22"/>
          <w:szCs w:val="22"/>
        </w:rPr>
        <w:t xml:space="preserve">A comprehensive benchmarking of several machine learning algorithms was conducted to evaluate their performance in predicting depression severity based on textual features. The comparison included four primary models: Ridge, </w:t>
      </w:r>
      <w:proofErr w:type="spellStart"/>
      <w:r>
        <w:rPr>
          <w:rFonts w:ascii="Arial" w:eastAsia="Arial" w:hAnsi="Arial" w:cs="Arial"/>
          <w:sz w:val="22"/>
          <w:szCs w:val="22"/>
        </w:rPr>
        <w:t>ExtraTrees</w:t>
      </w:r>
      <w:proofErr w:type="spellEnd"/>
      <w:r>
        <w:rPr>
          <w:rFonts w:ascii="Arial" w:eastAsia="Arial" w:hAnsi="Arial" w:cs="Arial"/>
          <w:sz w:val="22"/>
          <w:szCs w:val="22"/>
        </w:rPr>
        <w:t xml:space="preserve">, </w:t>
      </w:r>
      <w:proofErr w:type="spellStart"/>
      <w:r>
        <w:rPr>
          <w:rFonts w:ascii="Arial" w:eastAsia="Arial" w:hAnsi="Arial" w:cs="Arial"/>
          <w:sz w:val="22"/>
          <w:szCs w:val="22"/>
        </w:rPr>
        <w:t>RandomForest</w:t>
      </w:r>
      <w:proofErr w:type="spellEnd"/>
      <w:r>
        <w:rPr>
          <w:rFonts w:ascii="Arial" w:eastAsia="Arial" w:hAnsi="Arial" w:cs="Arial"/>
          <w:sz w:val="22"/>
          <w:szCs w:val="22"/>
        </w:rPr>
        <w:t xml:space="preserve">, and </w:t>
      </w:r>
      <w:proofErr w:type="spellStart"/>
      <w:r>
        <w:rPr>
          <w:rFonts w:ascii="Arial" w:eastAsia="Arial" w:hAnsi="Arial" w:cs="Arial"/>
          <w:sz w:val="22"/>
          <w:szCs w:val="22"/>
        </w:rPr>
        <w:t>GradientBoosting</w:t>
      </w:r>
      <w:proofErr w:type="spellEnd"/>
      <w:r>
        <w:rPr>
          <w:rFonts w:ascii="Arial" w:eastAsia="Arial" w:hAnsi="Arial" w:cs="Arial"/>
          <w:sz w:val="22"/>
          <w:szCs w:val="22"/>
        </w:rPr>
        <w:t>.</w:t>
      </w:r>
    </w:p>
    <w:p w14:paraId="0C7AED77" w14:textId="77777777" w:rsidR="002C4B30" w:rsidRDefault="002C4B30">
      <w:pPr>
        <w:spacing w:before="60" w:after="60"/>
      </w:pPr>
    </w:p>
    <w:p w14:paraId="62F4B8A2" w14:textId="77777777" w:rsidR="002C4B30" w:rsidRDefault="00000000">
      <w:pPr>
        <w:pStyle w:val="Heading2"/>
        <w:spacing w:before="240" w:after="120"/>
      </w:pPr>
      <w:r>
        <w:rPr>
          <w:rFonts w:ascii="Arial" w:eastAsia="Arial" w:hAnsi="Arial" w:cs="Arial"/>
          <w:color w:val="2E75B6"/>
          <w:sz w:val="26"/>
          <w:szCs w:val="26"/>
        </w:rPr>
        <w:t>1.  Regression Performance (R² &amp; MAE)</w:t>
      </w:r>
    </w:p>
    <w:p w14:paraId="615C06DA" w14:textId="77777777" w:rsidR="002C4B30" w:rsidRDefault="00000000">
      <w:pPr>
        <w:pStyle w:val="ListParagraph"/>
        <w:numPr>
          <w:ilvl w:val="0"/>
          <w:numId w:val="2"/>
        </w:numPr>
        <w:spacing w:before="60" w:after="60"/>
      </w:pPr>
      <w:r>
        <w:rPr>
          <w:rFonts w:ascii="Arial" w:eastAsia="Arial" w:hAnsi="Arial" w:cs="Arial"/>
          <w:sz w:val="22"/>
          <w:szCs w:val="22"/>
        </w:rPr>
        <w:t>Ridge Regression demonstrated the highest superiority, achieving an R² score of approximately 0.60 and the lowest MAE of approximately 2.76.</w:t>
      </w:r>
    </w:p>
    <w:p w14:paraId="227FB788" w14:textId="77777777" w:rsidR="002C4B30" w:rsidRDefault="00000000">
      <w:pPr>
        <w:pStyle w:val="ListParagraph"/>
        <w:numPr>
          <w:ilvl w:val="0"/>
          <w:numId w:val="2"/>
        </w:numPr>
        <w:spacing w:before="60" w:after="60"/>
      </w:pPr>
      <w:proofErr w:type="spellStart"/>
      <w:r>
        <w:rPr>
          <w:rFonts w:ascii="Arial" w:eastAsia="Arial" w:hAnsi="Arial" w:cs="Arial"/>
          <w:sz w:val="22"/>
          <w:szCs w:val="22"/>
        </w:rPr>
        <w:t>ExtraTrees</w:t>
      </w:r>
      <w:proofErr w:type="spellEnd"/>
      <w:r>
        <w:rPr>
          <w:rFonts w:ascii="Arial" w:eastAsia="Arial" w:hAnsi="Arial" w:cs="Arial"/>
          <w:sz w:val="22"/>
          <w:szCs w:val="22"/>
        </w:rPr>
        <w:t xml:space="preserve"> and </w:t>
      </w:r>
      <w:proofErr w:type="spellStart"/>
      <w:r>
        <w:rPr>
          <w:rFonts w:ascii="Arial" w:eastAsia="Arial" w:hAnsi="Arial" w:cs="Arial"/>
          <w:sz w:val="22"/>
          <w:szCs w:val="22"/>
        </w:rPr>
        <w:t>RandomForest</w:t>
      </w:r>
      <w:proofErr w:type="spellEnd"/>
      <w:r>
        <w:rPr>
          <w:rFonts w:ascii="Arial" w:eastAsia="Arial" w:hAnsi="Arial" w:cs="Arial"/>
          <w:sz w:val="22"/>
          <w:szCs w:val="22"/>
        </w:rPr>
        <w:t xml:space="preserve"> showed comparable performance, with R² scores between 0.50 and 0.53, and MAE exceeding 3.0.</w:t>
      </w:r>
    </w:p>
    <w:p w14:paraId="18B0AA2F" w14:textId="77777777" w:rsidR="002C4B30" w:rsidRDefault="00000000">
      <w:pPr>
        <w:pStyle w:val="ListParagraph"/>
        <w:numPr>
          <w:ilvl w:val="0"/>
          <w:numId w:val="2"/>
        </w:numPr>
        <w:spacing w:before="60" w:after="60"/>
      </w:pPr>
      <w:proofErr w:type="spellStart"/>
      <w:proofErr w:type="gramStart"/>
      <w:r>
        <w:rPr>
          <w:rFonts w:ascii="Arial" w:eastAsia="Arial" w:hAnsi="Arial" w:cs="Arial"/>
          <w:sz w:val="22"/>
          <w:szCs w:val="22"/>
        </w:rPr>
        <w:t>GradientBoosting</w:t>
      </w:r>
      <w:proofErr w:type="spellEnd"/>
      <w:proofErr w:type="gramEnd"/>
      <w:r>
        <w:rPr>
          <w:rFonts w:ascii="Arial" w:eastAsia="Arial" w:hAnsi="Arial" w:cs="Arial"/>
          <w:sz w:val="22"/>
          <w:szCs w:val="22"/>
        </w:rPr>
        <w:t xml:space="preserve"> ranked last with the poorest regression metrics.</w:t>
      </w:r>
    </w:p>
    <w:p w14:paraId="4C7D9561" w14:textId="77777777" w:rsidR="002C4B30" w:rsidRDefault="002C4B30">
      <w:pPr>
        <w:spacing w:before="60" w:after="60"/>
      </w:pPr>
    </w:p>
    <w:p w14:paraId="08D88EF2" w14:textId="77777777" w:rsidR="002C4B30" w:rsidRDefault="00000000">
      <w:pPr>
        <w:pStyle w:val="Heading2"/>
        <w:spacing w:before="240" w:after="120"/>
      </w:pPr>
      <w:r>
        <w:rPr>
          <w:rFonts w:ascii="Arial" w:eastAsia="Arial" w:hAnsi="Arial" w:cs="Arial"/>
          <w:color w:val="2E75B6"/>
          <w:sz w:val="26"/>
          <w:szCs w:val="26"/>
        </w:rPr>
        <w:t>2.  Classification Performance — Model Comparison Table</w:t>
      </w:r>
    </w:p>
    <w:p w14:paraId="76F0922F" w14:textId="77777777" w:rsidR="002C4B30" w:rsidRDefault="00000000">
      <w:pPr>
        <w:spacing w:before="80" w:after="80"/>
      </w:pPr>
      <w:r>
        <w:rPr>
          <w:rFonts w:ascii="Arial" w:eastAsia="Arial" w:hAnsi="Arial" w:cs="Arial"/>
          <w:sz w:val="22"/>
          <w:szCs w:val="22"/>
        </w:rPr>
        <w:t>The table below summarizes each model’s performance across both classification thresholds:</w:t>
      </w:r>
    </w:p>
    <w:p w14:paraId="0624FEBA" w14:textId="77777777" w:rsidR="002C4B30" w:rsidRDefault="002C4B3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9"/>
        <w:gridCol w:w="1573"/>
        <w:gridCol w:w="1382"/>
        <w:gridCol w:w="2161"/>
        <w:gridCol w:w="2315"/>
      </w:tblGrid>
      <w:tr w:rsidR="002C4B30" w14:paraId="62056380" w14:textId="77777777">
        <w:trPr>
          <w:tblHeader/>
        </w:trPr>
        <w:tc>
          <w:tcPr>
            <w:tcW w:w="180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544CDD8A" w14:textId="77777777" w:rsidR="002C4B30" w:rsidRDefault="00000000">
            <w:pPr>
              <w:jc w:val="center"/>
            </w:pPr>
            <w:r>
              <w:rPr>
                <w:rFonts w:ascii="Arial" w:eastAsia="Arial" w:hAnsi="Arial" w:cs="Arial"/>
                <w:b/>
                <w:bCs/>
                <w:color w:val="FFFFFF"/>
                <w:sz w:val="20"/>
                <w:szCs w:val="20"/>
              </w:rPr>
              <w:t>Model</w:t>
            </w:r>
          </w:p>
        </w:tc>
        <w:tc>
          <w:tcPr>
            <w:tcW w:w="160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23DBEB46" w14:textId="77777777" w:rsidR="002C4B30" w:rsidRDefault="00000000">
            <w:pPr>
              <w:jc w:val="center"/>
            </w:pPr>
            <w:r>
              <w:rPr>
                <w:rFonts w:ascii="Arial" w:eastAsia="Arial" w:hAnsi="Arial" w:cs="Arial"/>
                <w:b/>
                <w:bCs/>
                <w:color w:val="FFFFFF"/>
                <w:sz w:val="20"/>
                <w:szCs w:val="20"/>
              </w:rPr>
              <w:t>R² Score</w:t>
            </w:r>
          </w:p>
        </w:tc>
        <w:tc>
          <w:tcPr>
            <w:tcW w:w="140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46DDA4BC" w14:textId="77777777" w:rsidR="002C4B30" w:rsidRDefault="00000000">
            <w:pPr>
              <w:jc w:val="center"/>
            </w:pPr>
            <w:r>
              <w:rPr>
                <w:rFonts w:ascii="Arial" w:eastAsia="Arial" w:hAnsi="Arial" w:cs="Arial"/>
                <w:b/>
                <w:bCs/>
                <w:color w:val="FFFFFF"/>
                <w:sz w:val="20"/>
                <w:szCs w:val="20"/>
              </w:rPr>
              <w:t>MAE</w:t>
            </w:r>
          </w:p>
        </w:tc>
        <w:tc>
          <w:tcPr>
            <w:tcW w:w="2200" w:type="dxa"/>
            <w:tcBorders>
              <w:top w:val="single" w:sz="8" w:space="0" w:color="2E75B6"/>
              <w:left w:val="single" w:sz="8" w:space="0" w:color="2E75B6"/>
              <w:bottom w:val="single" w:sz="8" w:space="0" w:color="2E75B6"/>
              <w:right w:val="single" w:sz="8" w:space="0" w:color="2E75B6"/>
            </w:tcBorders>
            <w:shd w:val="clear" w:color="auto" w:fill="2E75B6"/>
            <w:tcMar>
              <w:top w:w="100" w:type="dxa"/>
              <w:left w:w="120" w:type="dxa"/>
              <w:bottom w:w="100" w:type="dxa"/>
              <w:right w:w="120" w:type="dxa"/>
            </w:tcMar>
            <w:vAlign w:val="center"/>
          </w:tcPr>
          <w:p w14:paraId="4005A500" w14:textId="77777777" w:rsidR="002C4B30" w:rsidRDefault="00000000">
            <w:pPr>
              <w:jc w:val="center"/>
            </w:pPr>
            <w:r>
              <w:rPr>
                <w:rFonts w:ascii="Arial" w:eastAsia="Arial" w:hAnsi="Arial" w:cs="Arial"/>
                <w:b/>
                <w:bCs/>
                <w:color w:val="FFFFFF"/>
                <w:sz w:val="20"/>
                <w:szCs w:val="20"/>
              </w:rPr>
              <w:t>Accuracy (T=10)</w:t>
            </w:r>
          </w:p>
        </w:tc>
        <w:tc>
          <w:tcPr>
            <w:tcW w:w="2360" w:type="dxa"/>
            <w:tcBorders>
              <w:top w:val="single" w:sz="8" w:space="0" w:color="2E75B6"/>
              <w:left w:val="single" w:sz="8" w:space="0" w:color="2E75B6"/>
              <w:bottom w:val="single" w:sz="8" w:space="0" w:color="2E75B6"/>
              <w:right w:val="single" w:sz="8" w:space="0" w:color="2E75B6"/>
            </w:tcBorders>
            <w:shd w:val="clear" w:color="auto" w:fill="1E6E3B"/>
            <w:tcMar>
              <w:top w:w="100" w:type="dxa"/>
              <w:left w:w="120" w:type="dxa"/>
              <w:bottom w:w="100" w:type="dxa"/>
              <w:right w:w="120" w:type="dxa"/>
            </w:tcMar>
            <w:vAlign w:val="center"/>
          </w:tcPr>
          <w:p w14:paraId="3397CFA3" w14:textId="77777777" w:rsidR="002C4B30" w:rsidRDefault="00000000">
            <w:pPr>
              <w:jc w:val="center"/>
            </w:pPr>
            <w:r>
              <w:rPr>
                <w:rFonts w:ascii="Arial" w:eastAsia="Arial" w:hAnsi="Arial" w:cs="Arial"/>
                <w:b/>
                <w:bCs/>
                <w:color w:val="FFFFFF"/>
                <w:sz w:val="20"/>
                <w:szCs w:val="20"/>
              </w:rPr>
              <w:t>Accuracy (T=9)</w:t>
            </w:r>
          </w:p>
        </w:tc>
      </w:tr>
      <w:tr w:rsidR="002C4B30" w14:paraId="0B676520" w14:textId="77777777">
        <w:tc>
          <w:tcPr>
            <w:tcW w:w="1800" w:type="dxa"/>
            <w:tcBorders>
              <w:top w:val="single" w:sz="4" w:space="0" w:color="AAAAAA"/>
              <w:left w:val="single" w:sz="4" w:space="0" w:color="AAAAAA"/>
              <w:bottom w:val="single" w:sz="4" w:space="0" w:color="AAAAAA"/>
              <w:right w:val="single" w:sz="4" w:space="0" w:color="AAAAAA"/>
            </w:tcBorders>
            <w:shd w:val="clear" w:color="auto" w:fill="D5EAF8"/>
            <w:tcMar>
              <w:top w:w="100" w:type="dxa"/>
              <w:left w:w="120" w:type="dxa"/>
              <w:bottom w:w="100" w:type="dxa"/>
              <w:right w:w="120" w:type="dxa"/>
            </w:tcMar>
          </w:tcPr>
          <w:p w14:paraId="03C703B0" w14:textId="77777777" w:rsidR="002C4B30" w:rsidRDefault="00000000">
            <w:r>
              <w:rPr>
                <w:rFonts w:ascii="Arial" w:eastAsia="Arial" w:hAnsi="Arial" w:cs="Arial"/>
                <w:b/>
                <w:bCs/>
                <w:color w:val="1F3864"/>
                <w:sz w:val="20"/>
                <w:szCs w:val="20"/>
              </w:rPr>
              <w:t>Ridge Regression</w:t>
            </w:r>
          </w:p>
        </w:tc>
        <w:tc>
          <w:tcPr>
            <w:tcW w:w="1600" w:type="dxa"/>
            <w:tcBorders>
              <w:top w:val="single" w:sz="4" w:space="0" w:color="AAAAAA"/>
              <w:left w:val="single" w:sz="4" w:space="0" w:color="AAAAAA"/>
              <w:bottom w:val="single" w:sz="4" w:space="0" w:color="AAAAAA"/>
              <w:right w:val="single" w:sz="4" w:space="0" w:color="AAAAAA"/>
            </w:tcBorders>
            <w:shd w:val="clear" w:color="auto" w:fill="D5EAF8"/>
            <w:tcMar>
              <w:top w:w="100" w:type="dxa"/>
              <w:left w:w="120" w:type="dxa"/>
              <w:bottom w:w="100" w:type="dxa"/>
              <w:right w:w="120" w:type="dxa"/>
            </w:tcMar>
            <w:vAlign w:val="center"/>
          </w:tcPr>
          <w:p w14:paraId="04E536C8" w14:textId="77777777" w:rsidR="002C4B30" w:rsidRDefault="00000000">
            <w:pPr>
              <w:jc w:val="center"/>
            </w:pPr>
            <w:r>
              <w:rPr>
                <w:rFonts w:ascii="Arial" w:eastAsia="Arial" w:hAnsi="Arial" w:cs="Arial"/>
                <w:b/>
                <w:bCs/>
                <w:color w:val="1F3864"/>
                <w:sz w:val="20"/>
                <w:szCs w:val="20"/>
              </w:rPr>
              <w:t>~0.60</w:t>
            </w:r>
          </w:p>
        </w:tc>
        <w:tc>
          <w:tcPr>
            <w:tcW w:w="1400" w:type="dxa"/>
            <w:tcBorders>
              <w:top w:val="single" w:sz="4" w:space="0" w:color="AAAAAA"/>
              <w:left w:val="single" w:sz="4" w:space="0" w:color="AAAAAA"/>
              <w:bottom w:val="single" w:sz="4" w:space="0" w:color="AAAAAA"/>
              <w:right w:val="single" w:sz="4" w:space="0" w:color="AAAAAA"/>
            </w:tcBorders>
            <w:shd w:val="clear" w:color="auto" w:fill="D5EAF8"/>
            <w:tcMar>
              <w:top w:w="100" w:type="dxa"/>
              <w:left w:w="120" w:type="dxa"/>
              <w:bottom w:w="100" w:type="dxa"/>
              <w:right w:w="120" w:type="dxa"/>
            </w:tcMar>
            <w:vAlign w:val="center"/>
          </w:tcPr>
          <w:p w14:paraId="687340D7" w14:textId="77777777" w:rsidR="002C4B30" w:rsidRDefault="00000000">
            <w:pPr>
              <w:jc w:val="center"/>
            </w:pPr>
            <w:r>
              <w:rPr>
                <w:rFonts w:ascii="Arial" w:eastAsia="Arial" w:hAnsi="Arial" w:cs="Arial"/>
                <w:b/>
                <w:bCs/>
                <w:color w:val="1F3864"/>
                <w:sz w:val="20"/>
                <w:szCs w:val="20"/>
              </w:rPr>
              <w:t>~2.76</w:t>
            </w:r>
          </w:p>
        </w:tc>
        <w:tc>
          <w:tcPr>
            <w:tcW w:w="2200" w:type="dxa"/>
            <w:tcBorders>
              <w:top w:val="single" w:sz="4" w:space="0" w:color="AAAAAA"/>
              <w:left w:val="single" w:sz="4" w:space="0" w:color="AAAAAA"/>
              <w:bottom w:val="single" w:sz="4" w:space="0" w:color="AAAAAA"/>
              <w:right w:val="single" w:sz="4" w:space="0" w:color="AAAAAA"/>
            </w:tcBorders>
            <w:shd w:val="clear" w:color="auto" w:fill="D5EAF8"/>
            <w:tcMar>
              <w:top w:w="100" w:type="dxa"/>
              <w:left w:w="120" w:type="dxa"/>
              <w:bottom w:w="100" w:type="dxa"/>
              <w:right w:w="120" w:type="dxa"/>
            </w:tcMar>
            <w:vAlign w:val="center"/>
          </w:tcPr>
          <w:p w14:paraId="288B5C10" w14:textId="77777777" w:rsidR="002C4B30" w:rsidRDefault="00000000">
            <w:pPr>
              <w:jc w:val="center"/>
            </w:pPr>
            <w:r>
              <w:rPr>
                <w:rFonts w:ascii="Arial" w:eastAsia="Arial" w:hAnsi="Arial" w:cs="Arial"/>
                <w:color w:val="1F3864"/>
                <w:sz w:val="20"/>
                <w:szCs w:val="20"/>
              </w:rPr>
              <w:t>82.7%</w:t>
            </w:r>
          </w:p>
        </w:tc>
        <w:tc>
          <w:tcPr>
            <w:tcW w:w="2360" w:type="dxa"/>
            <w:tcBorders>
              <w:top w:val="single" w:sz="4" w:space="0" w:color="AAAAAA"/>
              <w:left w:val="single" w:sz="4" w:space="0" w:color="AAAAAA"/>
              <w:bottom w:val="single" w:sz="4" w:space="0" w:color="AAAAAA"/>
              <w:right w:val="single" w:sz="4" w:space="0" w:color="AAAAAA"/>
            </w:tcBorders>
            <w:shd w:val="clear" w:color="auto" w:fill="C8F7C5"/>
            <w:tcMar>
              <w:top w:w="100" w:type="dxa"/>
              <w:left w:w="120" w:type="dxa"/>
              <w:bottom w:w="100" w:type="dxa"/>
              <w:right w:w="120" w:type="dxa"/>
            </w:tcMar>
            <w:vAlign w:val="center"/>
          </w:tcPr>
          <w:p w14:paraId="05579121" w14:textId="77777777" w:rsidR="002C4B30" w:rsidRDefault="00000000">
            <w:pPr>
              <w:jc w:val="center"/>
            </w:pPr>
            <w:r>
              <w:rPr>
                <w:rFonts w:ascii="Arial" w:eastAsia="Arial" w:hAnsi="Arial" w:cs="Arial"/>
                <w:b/>
                <w:bCs/>
                <w:color w:val="1E6E3B"/>
                <w:sz w:val="20"/>
                <w:szCs w:val="20"/>
              </w:rPr>
              <w:t>~84.5%*</w:t>
            </w:r>
          </w:p>
        </w:tc>
      </w:tr>
      <w:tr w:rsidR="002C4B30" w14:paraId="1EECAC54" w14:textId="77777777">
        <w:tc>
          <w:tcPr>
            <w:tcW w:w="1800" w:type="dxa"/>
            <w:tcBorders>
              <w:top w:val="single" w:sz="4" w:space="0" w:color="AAAAAA"/>
              <w:left w:val="single" w:sz="4" w:space="0" w:color="AAAAAA"/>
              <w:bottom w:val="single" w:sz="4" w:space="0" w:color="AAAAAA"/>
              <w:right w:val="single" w:sz="4" w:space="0" w:color="AAAAAA"/>
            </w:tcBorders>
            <w:shd w:val="clear" w:color="auto" w:fill="FDFEFE"/>
            <w:tcMar>
              <w:top w:w="100" w:type="dxa"/>
              <w:left w:w="120" w:type="dxa"/>
              <w:bottom w:w="100" w:type="dxa"/>
              <w:right w:w="120" w:type="dxa"/>
            </w:tcMar>
          </w:tcPr>
          <w:p w14:paraId="189F30B4" w14:textId="77777777" w:rsidR="002C4B30" w:rsidRDefault="00000000">
            <w:proofErr w:type="spellStart"/>
            <w:r>
              <w:rPr>
                <w:rFonts w:ascii="Arial" w:eastAsia="Arial" w:hAnsi="Arial" w:cs="Arial"/>
                <w:b/>
                <w:bCs/>
                <w:sz w:val="20"/>
                <w:szCs w:val="20"/>
              </w:rPr>
              <w:t>ExtraTrees</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DFEFE"/>
            <w:tcMar>
              <w:top w:w="100" w:type="dxa"/>
              <w:left w:w="120" w:type="dxa"/>
              <w:bottom w:w="100" w:type="dxa"/>
              <w:right w:w="120" w:type="dxa"/>
            </w:tcMar>
            <w:vAlign w:val="center"/>
          </w:tcPr>
          <w:p w14:paraId="2E1C2615" w14:textId="77777777" w:rsidR="002C4B30" w:rsidRDefault="00000000">
            <w:pPr>
              <w:jc w:val="center"/>
            </w:pPr>
            <w:r>
              <w:rPr>
                <w:rFonts w:ascii="Arial" w:eastAsia="Arial" w:hAnsi="Arial" w:cs="Arial"/>
                <w:color w:val="000000"/>
                <w:sz w:val="20"/>
                <w:szCs w:val="20"/>
              </w:rPr>
              <w:t>~0.51</w:t>
            </w:r>
          </w:p>
        </w:tc>
        <w:tc>
          <w:tcPr>
            <w:tcW w:w="1400" w:type="dxa"/>
            <w:tcBorders>
              <w:top w:val="single" w:sz="4" w:space="0" w:color="AAAAAA"/>
              <w:left w:val="single" w:sz="4" w:space="0" w:color="AAAAAA"/>
              <w:bottom w:val="single" w:sz="4" w:space="0" w:color="AAAAAA"/>
              <w:right w:val="single" w:sz="4" w:space="0" w:color="AAAAAA"/>
            </w:tcBorders>
            <w:shd w:val="clear" w:color="auto" w:fill="FDFEFE"/>
            <w:tcMar>
              <w:top w:w="100" w:type="dxa"/>
              <w:left w:w="120" w:type="dxa"/>
              <w:bottom w:w="100" w:type="dxa"/>
              <w:right w:w="120" w:type="dxa"/>
            </w:tcMar>
            <w:vAlign w:val="center"/>
          </w:tcPr>
          <w:p w14:paraId="08EDD26B" w14:textId="77777777" w:rsidR="002C4B30" w:rsidRDefault="00000000">
            <w:pPr>
              <w:jc w:val="center"/>
            </w:pPr>
            <w:r>
              <w:rPr>
                <w:rFonts w:ascii="Arial" w:eastAsia="Arial" w:hAnsi="Arial" w:cs="Arial"/>
                <w:color w:val="000000"/>
                <w:sz w:val="20"/>
                <w:szCs w:val="20"/>
              </w:rPr>
              <w:t>&gt;3.0</w:t>
            </w:r>
          </w:p>
        </w:tc>
        <w:tc>
          <w:tcPr>
            <w:tcW w:w="2200" w:type="dxa"/>
            <w:tcBorders>
              <w:top w:val="single" w:sz="4" w:space="0" w:color="AAAAAA"/>
              <w:left w:val="single" w:sz="4" w:space="0" w:color="AAAAAA"/>
              <w:bottom w:val="single" w:sz="4" w:space="0" w:color="AAAAAA"/>
              <w:right w:val="single" w:sz="4" w:space="0" w:color="AAAAAA"/>
            </w:tcBorders>
            <w:shd w:val="clear" w:color="auto" w:fill="FDFEFE"/>
            <w:tcMar>
              <w:top w:w="100" w:type="dxa"/>
              <w:left w:w="120" w:type="dxa"/>
              <w:bottom w:w="100" w:type="dxa"/>
              <w:right w:w="120" w:type="dxa"/>
            </w:tcMar>
            <w:vAlign w:val="center"/>
          </w:tcPr>
          <w:p w14:paraId="26ADFDBB" w14:textId="77777777" w:rsidR="002C4B30" w:rsidRDefault="00000000">
            <w:pPr>
              <w:jc w:val="center"/>
            </w:pPr>
            <w:r>
              <w:rPr>
                <w:rFonts w:ascii="Arial" w:eastAsia="Arial" w:hAnsi="Arial" w:cs="Arial"/>
                <w:color w:val="000000"/>
                <w:sz w:val="20"/>
                <w:szCs w:val="20"/>
              </w:rPr>
              <w:t>~85%</w:t>
            </w:r>
          </w:p>
        </w:tc>
        <w:tc>
          <w:tcPr>
            <w:tcW w:w="2360" w:type="dxa"/>
            <w:tcBorders>
              <w:top w:val="single" w:sz="4" w:space="0" w:color="AAAAAA"/>
              <w:left w:val="single" w:sz="4" w:space="0" w:color="AAAAAA"/>
              <w:bottom w:val="single" w:sz="4" w:space="0" w:color="AAAAAA"/>
              <w:right w:val="single" w:sz="4" w:space="0" w:color="AAAAAA"/>
            </w:tcBorders>
            <w:shd w:val="clear" w:color="auto" w:fill="FDFEFE"/>
            <w:tcMar>
              <w:top w:w="100" w:type="dxa"/>
              <w:left w:w="120" w:type="dxa"/>
              <w:bottom w:w="100" w:type="dxa"/>
              <w:right w:w="120" w:type="dxa"/>
            </w:tcMar>
            <w:vAlign w:val="center"/>
          </w:tcPr>
          <w:p w14:paraId="7BEBC4DF" w14:textId="77777777" w:rsidR="002C4B30" w:rsidRDefault="00000000">
            <w:pPr>
              <w:jc w:val="center"/>
            </w:pPr>
            <w:r>
              <w:rPr>
                <w:rFonts w:ascii="Arial" w:eastAsia="Arial" w:hAnsi="Arial" w:cs="Arial"/>
                <w:color w:val="000000"/>
                <w:sz w:val="20"/>
                <w:szCs w:val="20"/>
              </w:rPr>
              <w:t>~86%*</w:t>
            </w:r>
          </w:p>
        </w:tc>
      </w:tr>
      <w:tr w:rsidR="002C4B30" w14:paraId="3872C5DE"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5FB"/>
            <w:tcMar>
              <w:top w:w="100" w:type="dxa"/>
              <w:left w:w="120" w:type="dxa"/>
              <w:bottom w:w="100" w:type="dxa"/>
              <w:right w:w="120" w:type="dxa"/>
            </w:tcMar>
          </w:tcPr>
          <w:p w14:paraId="789BDC2B" w14:textId="77777777" w:rsidR="002C4B30" w:rsidRDefault="00000000">
            <w:proofErr w:type="spellStart"/>
            <w:r>
              <w:rPr>
                <w:rFonts w:ascii="Arial" w:eastAsia="Arial" w:hAnsi="Arial" w:cs="Arial"/>
                <w:b/>
                <w:bCs/>
                <w:sz w:val="20"/>
                <w:szCs w:val="20"/>
              </w:rPr>
              <w:lastRenderedPageBreak/>
              <w:t>RandomForest</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EBF5FB"/>
            <w:tcMar>
              <w:top w:w="100" w:type="dxa"/>
              <w:left w:w="120" w:type="dxa"/>
              <w:bottom w:w="100" w:type="dxa"/>
              <w:right w:w="120" w:type="dxa"/>
            </w:tcMar>
            <w:vAlign w:val="center"/>
          </w:tcPr>
          <w:p w14:paraId="0E5A4CAB" w14:textId="77777777" w:rsidR="002C4B30" w:rsidRDefault="00000000">
            <w:pPr>
              <w:jc w:val="center"/>
            </w:pPr>
            <w:r>
              <w:rPr>
                <w:rFonts w:ascii="Arial" w:eastAsia="Arial" w:hAnsi="Arial" w:cs="Arial"/>
                <w:color w:val="000000"/>
                <w:sz w:val="20"/>
                <w:szCs w:val="20"/>
              </w:rPr>
              <w:t>~0.53</w:t>
            </w:r>
          </w:p>
        </w:tc>
        <w:tc>
          <w:tcPr>
            <w:tcW w:w="1400" w:type="dxa"/>
            <w:tcBorders>
              <w:top w:val="single" w:sz="4" w:space="0" w:color="AAAAAA"/>
              <w:left w:val="single" w:sz="4" w:space="0" w:color="AAAAAA"/>
              <w:bottom w:val="single" w:sz="4" w:space="0" w:color="AAAAAA"/>
              <w:right w:val="single" w:sz="4" w:space="0" w:color="AAAAAA"/>
            </w:tcBorders>
            <w:shd w:val="clear" w:color="auto" w:fill="EBF5FB"/>
            <w:tcMar>
              <w:top w:w="100" w:type="dxa"/>
              <w:left w:w="120" w:type="dxa"/>
              <w:bottom w:w="100" w:type="dxa"/>
              <w:right w:w="120" w:type="dxa"/>
            </w:tcMar>
            <w:vAlign w:val="center"/>
          </w:tcPr>
          <w:p w14:paraId="393BF717" w14:textId="77777777" w:rsidR="002C4B30" w:rsidRDefault="00000000">
            <w:pPr>
              <w:jc w:val="center"/>
            </w:pPr>
            <w:r>
              <w:rPr>
                <w:rFonts w:ascii="Arial" w:eastAsia="Arial" w:hAnsi="Arial" w:cs="Arial"/>
                <w:color w:val="000000"/>
                <w:sz w:val="20"/>
                <w:szCs w:val="20"/>
              </w:rPr>
              <w:t>&gt;3.0</w:t>
            </w:r>
          </w:p>
        </w:tc>
        <w:tc>
          <w:tcPr>
            <w:tcW w:w="2200" w:type="dxa"/>
            <w:tcBorders>
              <w:top w:val="single" w:sz="4" w:space="0" w:color="AAAAAA"/>
              <w:left w:val="single" w:sz="4" w:space="0" w:color="AAAAAA"/>
              <w:bottom w:val="single" w:sz="4" w:space="0" w:color="AAAAAA"/>
              <w:right w:val="single" w:sz="4" w:space="0" w:color="AAAAAA"/>
            </w:tcBorders>
            <w:shd w:val="clear" w:color="auto" w:fill="EBF5FB"/>
            <w:tcMar>
              <w:top w:w="100" w:type="dxa"/>
              <w:left w:w="120" w:type="dxa"/>
              <w:bottom w:w="100" w:type="dxa"/>
              <w:right w:w="120" w:type="dxa"/>
            </w:tcMar>
            <w:vAlign w:val="center"/>
          </w:tcPr>
          <w:p w14:paraId="4C830552" w14:textId="77777777" w:rsidR="002C4B30" w:rsidRDefault="00000000">
            <w:pPr>
              <w:jc w:val="center"/>
            </w:pPr>
            <w:r>
              <w:rPr>
                <w:rFonts w:ascii="Arial" w:eastAsia="Arial" w:hAnsi="Arial" w:cs="Arial"/>
                <w:color w:val="000000"/>
                <w:sz w:val="20"/>
                <w:szCs w:val="20"/>
              </w:rPr>
              <w:t>~81.5%</w:t>
            </w:r>
          </w:p>
        </w:tc>
        <w:tc>
          <w:tcPr>
            <w:tcW w:w="2360" w:type="dxa"/>
            <w:tcBorders>
              <w:top w:val="single" w:sz="4" w:space="0" w:color="AAAAAA"/>
              <w:left w:val="single" w:sz="4" w:space="0" w:color="AAAAAA"/>
              <w:bottom w:val="single" w:sz="4" w:space="0" w:color="AAAAAA"/>
              <w:right w:val="single" w:sz="4" w:space="0" w:color="AAAAAA"/>
            </w:tcBorders>
            <w:shd w:val="clear" w:color="auto" w:fill="EBF5FB"/>
            <w:tcMar>
              <w:top w:w="100" w:type="dxa"/>
              <w:left w:w="120" w:type="dxa"/>
              <w:bottom w:w="100" w:type="dxa"/>
              <w:right w:w="120" w:type="dxa"/>
            </w:tcMar>
            <w:vAlign w:val="center"/>
          </w:tcPr>
          <w:p w14:paraId="596FFE11" w14:textId="77777777" w:rsidR="002C4B30" w:rsidRDefault="00000000">
            <w:pPr>
              <w:jc w:val="center"/>
            </w:pPr>
            <w:r>
              <w:rPr>
                <w:rFonts w:ascii="Arial" w:eastAsia="Arial" w:hAnsi="Arial" w:cs="Arial"/>
                <w:color w:val="000000"/>
                <w:sz w:val="20"/>
                <w:szCs w:val="20"/>
              </w:rPr>
              <w:t>~83%*</w:t>
            </w:r>
          </w:p>
        </w:tc>
      </w:tr>
      <w:tr w:rsidR="002C4B30" w14:paraId="47D409EC" w14:textId="77777777">
        <w:tc>
          <w:tcPr>
            <w:tcW w:w="1800" w:type="dxa"/>
            <w:tcBorders>
              <w:top w:val="single" w:sz="4" w:space="0" w:color="AAAAAA"/>
              <w:left w:val="single" w:sz="4" w:space="0" w:color="AAAAAA"/>
              <w:bottom w:val="single" w:sz="4" w:space="0" w:color="AAAAAA"/>
              <w:right w:val="single" w:sz="4" w:space="0" w:color="AAAAAA"/>
            </w:tcBorders>
            <w:shd w:val="clear" w:color="auto" w:fill="FDFEFE"/>
            <w:tcMar>
              <w:top w:w="100" w:type="dxa"/>
              <w:left w:w="120" w:type="dxa"/>
              <w:bottom w:w="100" w:type="dxa"/>
              <w:right w:w="120" w:type="dxa"/>
            </w:tcMar>
          </w:tcPr>
          <w:p w14:paraId="261D9A82" w14:textId="77777777" w:rsidR="002C4B30" w:rsidRDefault="00000000">
            <w:proofErr w:type="spellStart"/>
            <w:r>
              <w:rPr>
                <w:rFonts w:ascii="Arial" w:eastAsia="Arial" w:hAnsi="Arial" w:cs="Arial"/>
                <w:b/>
                <w:bCs/>
                <w:sz w:val="20"/>
                <w:szCs w:val="20"/>
              </w:rPr>
              <w:t>GradientBoosting</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DFEFE"/>
            <w:tcMar>
              <w:top w:w="100" w:type="dxa"/>
              <w:left w:w="120" w:type="dxa"/>
              <w:bottom w:w="100" w:type="dxa"/>
              <w:right w:w="120" w:type="dxa"/>
            </w:tcMar>
            <w:vAlign w:val="center"/>
          </w:tcPr>
          <w:p w14:paraId="58BD444B" w14:textId="77777777" w:rsidR="002C4B30" w:rsidRDefault="00000000">
            <w:pPr>
              <w:jc w:val="center"/>
            </w:pPr>
            <w:r>
              <w:rPr>
                <w:rFonts w:ascii="Arial" w:eastAsia="Arial" w:hAnsi="Arial" w:cs="Arial"/>
                <w:color w:val="922B21"/>
                <w:sz w:val="20"/>
                <w:szCs w:val="20"/>
              </w:rPr>
              <w:t>Lowest</w:t>
            </w:r>
          </w:p>
        </w:tc>
        <w:tc>
          <w:tcPr>
            <w:tcW w:w="1400" w:type="dxa"/>
            <w:tcBorders>
              <w:top w:val="single" w:sz="4" w:space="0" w:color="AAAAAA"/>
              <w:left w:val="single" w:sz="4" w:space="0" w:color="AAAAAA"/>
              <w:bottom w:val="single" w:sz="4" w:space="0" w:color="AAAAAA"/>
              <w:right w:val="single" w:sz="4" w:space="0" w:color="AAAAAA"/>
            </w:tcBorders>
            <w:shd w:val="clear" w:color="auto" w:fill="FDFEFE"/>
            <w:tcMar>
              <w:top w:w="100" w:type="dxa"/>
              <w:left w:w="120" w:type="dxa"/>
              <w:bottom w:w="100" w:type="dxa"/>
              <w:right w:w="120" w:type="dxa"/>
            </w:tcMar>
            <w:vAlign w:val="center"/>
          </w:tcPr>
          <w:p w14:paraId="6FF1CDA1" w14:textId="77777777" w:rsidR="002C4B30" w:rsidRDefault="00000000">
            <w:pPr>
              <w:jc w:val="center"/>
            </w:pPr>
            <w:r>
              <w:rPr>
                <w:rFonts w:ascii="Arial" w:eastAsia="Arial" w:hAnsi="Arial" w:cs="Arial"/>
                <w:color w:val="922B21"/>
                <w:sz w:val="20"/>
                <w:szCs w:val="20"/>
              </w:rPr>
              <w:t>Highest</w:t>
            </w:r>
          </w:p>
        </w:tc>
        <w:tc>
          <w:tcPr>
            <w:tcW w:w="2200" w:type="dxa"/>
            <w:tcBorders>
              <w:top w:val="single" w:sz="4" w:space="0" w:color="AAAAAA"/>
              <w:left w:val="single" w:sz="4" w:space="0" w:color="AAAAAA"/>
              <w:bottom w:val="single" w:sz="4" w:space="0" w:color="AAAAAA"/>
              <w:right w:val="single" w:sz="4" w:space="0" w:color="AAAAAA"/>
            </w:tcBorders>
            <w:shd w:val="clear" w:color="auto" w:fill="FDFEFE"/>
            <w:tcMar>
              <w:top w:w="100" w:type="dxa"/>
              <w:left w:w="120" w:type="dxa"/>
              <w:bottom w:w="100" w:type="dxa"/>
              <w:right w:w="120" w:type="dxa"/>
            </w:tcMar>
            <w:vAlign w:val="center"/>
          </w:tcPr>
          <w:p w14:paraId="2A6A9845" w14:textId="77777777" w:rsidR="002C4B30" w:rsidRDefault="00000000">
            <w:pPr>
              <w:jc w:val="center"/>
            </w:pPr>
            <w:r>
              <w:rPr>
                <w:rFonts w:ascii="Arial" w:eastAsia="Arial" w:hAnsi="Arial" w:cs="Arial"/>
                <w:color w:val="922B21"/>
                <w:sz w:val="20"/>
                <w:szCs w:val="20"/>
              </w:rPr>
              <w:t>~75%</w:t>
            </w:r>
          </w:p>
        </w:tc>
        <w:tc>
          <w:tcPr>
            <w:tcW w:w="2360" w:type="dxa"/>
            <w:tcBorders>
              <w:top w:val="single" w:sz="4" w:space="0" w:color="AAAAAA"/>
              <w:left w:val="single" w:sz="4" w:space="0" w:color="AAAAAA"/>
              <w:bottom w:val="single" w:sz="4" w:space="0" w:color="AAAAAA"/>
              <w:right w:val="single" w:sz="4" w:space="0" w:color="AAAAAA"/>
            </w:tcBorders>
            <w:shd w:val="clear" w:color="auto" w:fill="FDFEFE"/>
            <w:tcMar>
              <w:top w:w="100" w:type="dxa"/>
              <w:left w:w="120" w:type="dxa"/>
              <w:bottom w:w="100" w:type="dxa"/>
              <w:right w:w="120" w:type="dxa"/>
            </w:tcMar>
            <w:vAlign w:val="center"/>
          </w:tcPr>
          <w:p w14:paraId="56604F6E" w14:textId="77777777" w:rsidR="002C4B30" w:rsidRDefault="00000000">
            <w:pPr>
              <w:jc w:val="center"/>
            </w:pPr>
            <w:r>
              <w:rPr>
                <w:rFonts w:ascii="Arial" w:eastAsia="Arial" w:hAnsi="Arial" w:cs="Arial"/>
                <w:color w:val="922B21"/>
                <w:sz w:val="20"/>
                <w:szCs w:val="20"/>
              </w:rPr>
              <w:t>~76%*</w:t>
            </w:r>
          </w:p>
        </w:tc>
      </w:tr>
    </w:tbl>
    <w:p w14:paraId="2C8D9035" w14:textId="77777777" w:rsidR="002C4B30" w:rsidRDefault="00000000">
      <w:pPr>
        <w:spacing w:before="80"/>
      </w:pPr>
      <w:r>
        <w:rPr>
          <w:rFonts w:ascii="Arial" w:eastAsia="Arial" w:hAnsi="Arial" w:cs="Arial"/>
          <w:i/>
          <w:iCs/>
          <w:color w:val="666666"/>
          <w:sz w:val="18"/>
          <w:szCs w:val="18"/>
        </w:rPr>
        <w:t>* Threshold = 9 accuracy values are estimated projections based on score distribution; exact values depend on validation set composition.</w:t>
      </w:r>
    </w:p>
    <w:p w14:paraId="4DE20331" w14:textId="77777777" w:rsidR="002C4B30" w:rsidRDefault="002C4B30">
      <w:pPr>
        <w:spacing w:before="60" w:after="60"/>
      </w:pPr>
    </w:p>
    <w:p w14:paraId="72A142A5" w14:textId="77777777" w:rsidR="002C4B30" w:rsidRDefault="00000000">
      <w:pPr>
        <w:pStyle w:val="Heading2"/>
        <w:spacing w:before="240" w:after="120"/>
      </w:pPr>
      <w:r>
        <w:rPr>
          <w:rFonts w:ascii="Arial" w:eastAsia="Arial" w:hAnsi="Arial" w:cs="Arial"/>
          <w:color w:val="2E75B6"/>
          <w:sz w:val="26"/>
          <w:szCs w:val="26"/>
        </w:rPr>
        <w:t>3</w:t>
      </w:r>
      <w:proofErr w:type="gramStart"/>
      <w:r>
        <w:rPr>
          <w:rFonts w:ascii="Arial" w:eastAsia="Arial" w:hAnsi="Arial" w:cs="Arial"/>
          <w:color w:val="2E75B6"/>
          <w:sz w:val="26"/>
          <w:szCs w:val="26"/>
        </w:rPr>
        <w:t>.  Selected</w:t>
      </w:r>
      <w:proofErr w:type="gramEnd"/>
      <w:r>
        <w:rPr>
          <w:rFonts w:ascii="Arial" w:eastAsia="Arial" w:hAnsi="Arial" w:cs="Arial"/>
          <w:color w:val="2E75B6"/>
          <w:sz w:val="26"/>
          <w:szCs w:val="26"/>
        </w:rPr>
        <w:t xml:space="preserve"> Model Justification</w:t>
      </w:r>
    </w:p>
    <w:p w14:paraId="2F869799" w14:textId="77777777" w:rsidR="002C4B30" w:rsidRDefault="00000000">
      <w:pPr>
        <w:spacing w:before="80" w:after="80"/>
      </w:pPr>
      <w:r>
        <w:rPr>
          <w:rFonts w:ascii="Arial" w:eastAsia="Arial" w:hAnsi="Arial" w:cs="Arial"/>
          <w:sz w:val="22"/>
          <w:szCs w:val="22"/>
        </w:rPr>
        <w:t xml:space="preserve">Despite the slight superiority of </w:t>
      </w:r>
      <w:proofErr w:type="spellStart"/>
      <w:r>
        <w:rPr>
          <w:rFonts w:ascii="Arial" w:eastAsia="Arial" w:hAnsi="Arial" w:cs="Arial"/>
          <w:sz w:val="22"/>
          <w:szCs w:val="22"/>
        </w:rPr>
        <w:t>ExtraTrees</w:t>
      </w:r>
      <w:proofErr w:type="spellEnd"/>
      <w:r>
        <w:rPr>
          <w:rFonts w:ascii="Arial" w:eastAsia="Arial" w:hAnsi="Arial" w:cs="Arial"/>
          <w:sz w:val="22"/>
          <w:szCs w:val="22"/>
        </w:rPr>
        <w:t xml:space="preserve"> in binary classification accuracy, the Ridge Regression model was officially selected and deployed as the final model. This strategic decision is attributed to:</w:t>
      </w:r>
    </w:p>
    <w:p w14:paraId="59729289" w14:textId="77777777" w:rsidR="002C4B30" w:rsidRDefault="00000000">
      <w:pPr>
        <w:pStyle w:val="ListParagraph"/>
        <w:numPr>
          <w:ilvl w:val="0"/>
          <w:numId w:val="2"/>
        </w:numPr>
        <w:spacing w:before="60" w:after="60"/>
      </w:pPr>
      <w:r>
        <w:rPr>
          <w:rFonts w:ascii="Arial" w:eastAsia="Arial" w:hAnsi="Arial" w:cs="Arial"/>
          <w:sz w:val="22"/>
          <w:szCs w:val="22"/>
        </w:rPr>
        <w:t>Ridge’s overwhelming superiority in the regression phase, with significantly higher mathematical precision and lower error variance.</w:t>
      </w:r>
    </w:p>
    <w:p w14:paraId="1B6C7653" w14:textId="77777777" w:rsidR="002C4B30" w:rsidRDefault="00000000">
      <w:pPr>
        <w:pStyle w:val="ListParagraph"/>
        <w:numPr>
          <w:ilvl w:val="0"/>
          <w:numId w:val="2"/>
        </w:numPr>
        <w:spacing w:before="60" w:after="60"/>
      </w:pPr>
      <w:r>
        <w:rPr>
          <w:rFonts w:ascii="Arial" w:eastAsia="Arial" w:hAnsi="Arial" w:cs="Arial"/>
          <w:sz w:val="22"/>
          <w:szCs w:val="22"/>
        </w:rPr>
        <w:t>Perfect alignment with the system’s clinical objectives, which require a reliable estimation of depression severity prior to binary categorization.</w:t>
      </w:r>
    </w:p>
    <w:p w14:paraId="2B041EDA" w14:textId="77777777" w:rsidR="002C4B30" w:rsidRDefault="00000000">
      <w:pPr>
        <w:pStyle w:val="ListParagraph"/>
        <w:numPr>
          <w:ilvl w:val="0"/>
          <w:numId w:val="2"/>
        </w:numPr>
        <w:spacing w:before="60" w:after="60"/>
      </w:pPr>
      <w:r>
        <w:rPr>
          <w:rFonts w:ascii="Arial" w:eastAsia="Arial" w:hAnsi="Arial" w:cs="Arial"/>
          <w:sz w:val="22"/>
          <w:szCs w:val="22"/>
        </w:rPr>
        <w:t>High efficiency, fast inference, and exceptional capability to prevent overfitting in high-dimensional text data through L2 Regularization.</w:t>
      </w:r>
    </w:p>
    <w:p w14:paraId="58205CB9" w14:textId="77777777" w:rsidR="002C4B30" w:rsidRDefault="002C4B30">
      <w:pPr>
        <w:spacing w:before="60" w:after="60"/>
      </w:pPr>
    </w:p>
    <w:p w14:paraId="6C9202A4" w14:textId="77777777" w:rsidR="002C4B30" w:rsidRDefault="00000000">
      <w:pPr>
        <w:pStyle w:val="Heading2"/>
        <w:spacing w:before="240" w:after="120"/>
      </w:pPr>
      <w:r>
        <w:rPr>
          <w:rFonts w:ascii="Arial" w:eastAsia="Arial" w:hAnsi="Arial" w:cs="Arial"/>
          <w:color w:val="2E75B6"/>
          <w:sz w:val="26"/>
          <w:szCs w:val="26"/>
        </w:rPr>
        <w:t>4</w:t>
      </w:r>
      <w:proofErr w:type="gramStart"/>
      <w:r>
        <w:rPr>
          <w:rFonts w:ascii="Arial" w:eastAsia="Arial" w:hAnsi="Arial" w:cs="Arial"/>
          <w:color w:val="2E75B6"/>
          <w:sz w:val="26"/>
          <w:szCs w:val="26"/>
        </w:rPr>
        <w:t>.  Confusion</w:t>
      </w:r>
      <w:proofErr w:type="gramEnd"/>
      <w:r>
        <w:rPr>
          <w:rFonts w:ascii="Arial" w:eastAsia="Arial" w:hAnsi="Arial" w:cs="Arial"/>
          <w:color w:val="2E75B6"/>
          <w:sz w:val="26"/>
          <w:szCs w:val="26"/>
        </w:rPr>
        <w:t xml:space="preserve"> Matrix Analysis</w:t>
      </w:r>
    </w:p>
    <w:p w14:paraId="387C3AD3" w14:textId="77777777" w:rsidR="002C4B30" w:rsidRDefault="00000000">
      <w:pPr>
        <w:spacing w:before="80" w:after="80"/>
      </w:pPr>
      <w:r>
        <w:rPr>
          <w:rFonts w:ascii="Arial" w:eastAsia="Arial" w:hAnsi="Arial" w:cs="Arial"/>
          <w:sz w:val="22"/>
          <w:szCs w:val="22"/>
        </w:rPr>
        <w:t>To evaluate the binary classification performance more profoundly than relying solely on overall accuracy, a Confusion Matrix was analyzed for the selected Ridge Regression model. The table below provides a precise breakdown of the model’s predictions across four critical clinical dimensions, compared across both threshold values (T = 10 and T = 9):</w:t>
      </w:r>
    </w:p>
    <w:p w14:paraId="10E98433" w14:textId="77777777" w:rsidR="002C4B30" w:rsidRDefault="002C4B30">
      <w:pPr>
        <w:spacing w:before="60" w:after="60"/>
      </w:pPr>
    </w:p>
    <w:tbl>
      <w:tblPr>
        <w:tblW w:w="9360" w:type="dxa"/>
        <w:tblBorders>
          <w:top w:val="single" w:sz="8" w:space="0" w:color="2E75B6"/>
          <w:left w:val="single" w:sz="8" w:space="0" w:color="2E75B6"/>
          <w:bottom w:val="single" w:sz="8" w:space="0" w:color="2E75B6"/>
          <w:right w:val="single" w:sz="8" w:space="0" w:color="2E75B6"/>
          <w:insideH w:val="single" w:sz="4" w:space="0" w:color="2E75B6"/>
          <w:insideV w:val="single" w:sz="4" w:space="0" w:color="2E75B6"/>
        </w:tblBorders>
        <w:tblLook w:val="04A0" w:firstRow="1" w:lastRow="0" w:firstColumn="1" w:lastColumn="0" w:noHBand="0" w:noVBand="1"/>
      </w:tblPr>
      <w:tblGrid>
        <w:gridCol w:w="2340"/>
        <w:gridCol w:w="2340"/>
        <w:gridCol w:w="2340"/>
        <w:gridCol w:w="2340"/>
      </w:tblGrid>
      <w:tr w:rsidR="002C4B30" w14:paraId="655BBF83" w14:textId="77777777">
        <w:trPr>
          <w:tblHeader/>
        </w:trPr>
        <w:tc>
          <w:tcPr>
            <w:tcW w:w="234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6981604E" w14:textId="77777777" w:rsidR="002C4B30" w:rsidRDefault="002C4B30">
            <w:pPr>
              <w:jc w:val="center"/>
            </w:pPr>
          </w:p>
        </w:tc>
        <w:tc>
          <w:tcPr>
            <w:tcW w:w="2340" w:type="dxa"/>
            <w:tcBorders>
              <w:top w:val="single" w:sz="8" w:space="0" w:color="2E75B6"/>
              <w:left w:val="single" w:sz="8" w:space="0" w:color="2E75B6"/>
              <w:bottom w:val="single" w:sz="8" w:space="0" w:color="2E75B6"/>
              <w:right w:val="single" w:sz="8" w:space="0" w:color="2E75B6"/>
            </w:tcBorders>
            <w:shd w:val="clear" w:color="auto" w:fill="2E75B6"/>
            <w:tcMar>
              <w:top w:w="100" w:type="dxa"/>
              <w:left w:w="120" w:type="dxa"/>
              <w:bottom w:w="100" w:type="dxa"/>
              <w:right w:w="120" w:type="dxa"/>
            </w:tcMar>
            <w:vAlign w:val="center"/>
          </w:tcPr>
          <w:p w14:paraId="235890FD" w14:textId="77777777" w:rsidR="002C4B30" w:rsidRDefault="00000000">
            <w:pPr>
              <w:jc w:val="center"/>
            </w:pPr>
            <w:r>
              <w:rPr>
                <w:rFonts w:ascii="Arial" w:eastAsia="Arial" w:hAnsi="Arial" w:cs="Arial"/>
                <w:b/>
                <w:bCs/>
                <w:color w:val="FFFFFF"/>
                <w:sz w:val="20"/>
                <w:szCs w:val="20"/>
              </w:rPr>
              <w:t>Pred: Not Depressed</w:t>
            </w:r>
          </w:p>
        </w:tc>
        <w:tc>
          <w:tcPr>
            <w:tcW w:w="2340" w:type="dxa"/>
            <w:tcBorders>
              <w:top w:val="single" w:sz="8" w:space="0" w:color="2E75B6"/>
              <w:left w:val="single" w:sz="8" w:space="0" w:color="2E75B6"/>
              <w:bottom w:val="single" w:sz="8" w:space="0" w:color="2E75B6"/>
              <w:right w:val="single" w:sz="8" w:space="0" w:color="2E75B6"/>
            </w:tcBorders>
            <w:shd w:val="clear" w:color="auto" w:fill="C0392B"/>
            <w:tcMar>
              <w:top w:w="100" w:type="dxa"/>
              <w:left w:w="120" w:type="dxa"/>
              <w:bottom w:w="100" w:type="dxa"/>
              <w:right w:w="120" w:type="dxa"/>
            </w:tcMar>
            <w:vAlign w:val="center"/>
          </w:tcPr>
          <w:p w14:paraId="17BF0F08" w14:textId="77777777" w:rsidR="002C4B30" w:rsidRDefault="00000000">
            <w:pPr>
              <w:jc w:val="center"/>
            </w:pPr>
            <w:r>
              <w:rPr>
                <w:rFonts w:ascii="Arial" w:eastAsia="Arial" w:hAnsi="Arial" w:cs="Arial"/>
                <w:b/>
                <w:bCs/>
                <w:color w:val="FFFFFF"/>
                <w:sz w:val="20"/>
                <w:szCs w:val="20"/>
              </w:rPr>
              <w:t>Pred: Depressed</w:t>
            </w:r>
          </w:p>
        </w:tc>
        <w:tc>
          <w:tcPr>
            <w:tcW w:w="2340" w:type="dxa"/>
            <w:tcBorders>
              <w:top w:val="single" w:sz="8" w:space="0" w:color="2E75B6"/>
              <w:left w:val="single" w:sz="8" w:space="0" w:color="2E75B6"/>
              <w:bottom w:val="single" w:sz="8" w:space="0" w:color="2E75B6"/>
              <w:right w:val="single" w:sz="8" w:space="0" w:color="2E75B6"/>
            </w:tcBorders>
            <w:shd w:val="clear" w:color="auto" w:fill="1F3864"/>
            <w:tcMar>
              <w:top w:w="100" w:type="dxa"/>
              <w:left w:w="120" w:type="dxa"/>
              <w:bottom w:w="100" w:type="dxa"/>
              <w:right w:w="120" w:type="dxa"/>
            </w:tcMar>
            <w:vAlign w:val="center"/>
          </w:tcPr>
          <w:p w14:paraId="17B06692" w14:textId="77777777" w:rsidR="002C4B30" w:rsidRDefault="00000000">
            <w:pPr>
              <w:jc w:val="center"/>
            </w:pPr>
            <w:r>
              <w:rPr>
                <w:rFonts w:ascii="Arial" w:eastAsia="Arial" w:hAnsi="Arial" w:cs="Arial"/>
                <w:b/>
                <w:bCs/>
                <w:color w:val="FFFFFF"/>
                <w:sz w:val="20"/>
                <w:szCs w:val="20"/>
              </w:rPr>
              <w:t>Total</w:t>
            </w:r>
          </w:p>
        </w:tc>
      </w:tr>
      <w:tr w:rsidR="002C4B30" w14:paraId="6AD97DFF" w14:textId="77777777">
        <w:tc>
          <w:tcPr>
            <w:tcW w:w="2340" w:type="dxa"/>
            <w:tcBorders>
              <w:top w:val="single" w:sz="8" w:space="0" w:color="2E75B6"/>
              <w:left w:val="single" w:sz="8" w:space="0" w:color="2E75B6"/>
              <w:bottom w:val="single" w:sz="8" w:space="0" w:color="2E75B6"/>
              <w:right w:val="single" w:sz="8" w:space="0" w:color="2E75B6"/>
            </w:tcBorders>
            <w:shd w:val="clear" w:color="auto" w:fill="EBF5FB"/>
            <w:tcMar>
              <w:top w:w="100" w:type="dxa"/>
              <w:left w:w="120" w:type="dxa"/>
              <w:bottom w:w="100" w:type="dxa"/>
              <w:right w:w="120" w:type="dxa"/>
            </w:tcMar>
            <w:vAlign w:val="center"/>
          </w:tcPr>
          <w:p w14:paraId="0BCEE194" w14:textId="77777777" w:rsidR="002C4B30" w:rsidRDefault="00000000">
            <w:pPr>
              <w:jc w:val="center"/>
            </w:pPr>
            <w:proofErr w:type="gramStart"/>
            <w:r>
              <w:rPr>
                <w:rFonts w:ascii="Arial" w:eastAsia="Arial" w:hAnsi="Arial" w:cs="Arial"/>
                <w:b/>
                <w:bCs/>
                <w:color w:val="1F3864"/>
                <w:sz w:val="20"/>
                <w:szCs w:val="20"/>
              </w:rPr>
              <w:t>Actual</w:t>
            </w:r>
            <w:proofErr w:type="gramEnd"/>
            <w:r>
              <w:rPr>
                <w:rFonts w:ascii="Arial" w:eastAsia="Arial" w:hAnsi="Arial" w:cs="Arial"/>
                <w:b/>
                <w:bCs/>
                <w:color w:val="1F3864"/>
                <w:sz w:val="20"/>
                <w:szCs w:val="20"/>
              </w:rPr>
              <w:t>: Not Depressed</w:t>
            </w:r>
          </w:p>
        </w:tc>
        <w:tc>
          <w:tcPr>
            <w:tcW w:w="2340" w:type="dxa"/>
            <w:tcBorders>
              <w:top w:val="single" w:sz="8" w:space="0" w:color="2E75B6"/>
              <w:left w:val="single" w:sz="8" w:space="0" w:color="2E75B6"/>
              <w:bottom w:val="single" w:sz="8" w:space="0" w:color="2E75B6"/>
              <w:right w:val="single" w:sz="8" w:space="0" w:color="2E75B6"/>
            </w:tcBorders>
            <w:shd w:val="clear" w:color="auto" w:fill="D5F5E3"/>
            <w:tcMar>
              <w:top w:w="100" w:type="dxa"/>
              <w:left w:w="120" w:type="dxa"/>
              <w:bottom w:w="100" w:type="dxa"/>
              <w:right w:w="120" w:type="dxa"/>
            </w:tcMar>
            <w:vAlign w:val="center"/>
          </w:tcPr>
          <w:p w14:paraId="1AB0AE34" w14:textId="77777777" w:rsidR="002C4B30" w:rsidRDefault="00000000">
            <w:pPr>
              <w:jc w:val="center"/>
            </w:pPr>
            <w:r>
              <w:rPr>
                <w:rFonts w:ascii="Arial" w:eastAsia="Arial" w:hAnsi="Arial" w:cs="Arial"/>
                <w:b/>
                <w:bCs/>
                <w:color w:val="145A32"/>
                <w:sz w:val="20"/>
                <w:szCs w:val="20"/>
              </w:rPr>
              <w:t>118 (TN)</w:t>
            </w:r>
          </w:p>
        </w:tc>
        <w:tc>
          <w:tcPr>
            <w:tcW w:w="2340" w:type="dxa"/>
            <w:tcBorders>
              <w:top w:val="single" w:sz="8" w:space="0" w:color="2E75B6"/>
              <w:left w:val="single" w:sz="8" w:space="0" w:color="2E75B6"/>
              <w:bottom w:val="single" w:sz="8" w:space="0" w:color="2E75B6"/>
              <w:right w:val="single" w:sz="8" w:space="0" w:color="2E75B6"/>
            </w:tcBorders>
            <w:shd w:val="clear" w:color="auto" w:fill="FDEDEC"/>
            <w:tcMar>
              <w:top w:w="100" w:type="dxa"/>
              <w:left w:w="120" w:type="dxa"/>
              <w:bottom w:w="100" w:type="dxa"/>
              <w:right w:w="120" w:type="dxa"/>
            </w:tcMar>
            <w:vAlign w:val="center"/>
          </w:tcPr>
          <w:p w14:paraId="0717C6A7" w14:textId="77777777" w:rsidR="002C4B30" w:rsidRDefault="00000000">
            <w:pPr>
              <w:jc w:val="center"/>
            </w:pPr>
            <w:r>
              <w:rPr>
                <w:rFonts w:ascii="Arial" w:eastAsia="Arial" w:hAnsi="Arial" w:cs="Arial"/>
                <w:b/>
                <w:bCs/>
                <w:color w:val="922B21"/>
                <w:sz w:val="20"/>
                <w:szCs w:val="20"/>
              </w:rPr>
              <w:t>13 (FP)</w:t>
            </w:r>
          </w:p>
        </w:tc>
        <w:tc>
          <w:tcPr>
            <w:tcW w:w="2340" w:type="dxa"/>
            <w:tcBorders>
              <w:top w:val="single" w:sz="8" w:space="0" w:color="2E75B6"/>
              <w:left w:val="single" w:sz="8" w:space="0" w:color="2E75B6"/>
              <w:bottom w:val="single" w:sz="8" w:space="0" w:color="2E75B6"/>
              <w:right w:val="single" w:sz="8" w:space="0" w:color="2E75B6"/>
            </w:tcBorders>
            <w:shd w:val="clear" w:color="auto" w:fill="F2F3F4"/>
            <w:tcMar>
              <w:top w:w="100" w:type="dxa"/>
              <w:left w:w="120" w:type="dxa"/>
              <w:bottom w:w="100" w:type="dxa"/>
              <w:right w:w="120" w:type="dxa"/>
            </w:tcMar>
            <w:vAlign w:val="center"/>
          </w:tcPr>
          <w:p w14:paraId="362CAC44" w14:textId="77777777" w:rsidR="002C4B30" w:rsidRDefault="00000000">
            <w:pPr>
              <w:jc w:val="center"/>
            </w:pPr>
            <w:r>
              <w:rPr>
                <w:rFonts w:ascii="Arial" w:eastAsia="Arial" w:hAnsi="Arial" w:cs="Arial"/>
                <w:b/>
                <w:bCs/>
                <w:color w:val="2C3E50"/>
                <w:sz w:val="20"/>
                <w:szCs w:val="20"/>
              </w:rPr>
              <w:t>131</w:t>
            </w:r>
          </w:p>
        </w:tc>
      </w:tr>
      <w:tr w:rsidR="002C4B30" w14:paraId="077BCC5C" w14:textId="77777777">
        <w:tc>
          <w:tcPr>
            <w:tcW w:w="2340" w:type="dxa"/>
            <w:tcBorders>
              <w:top w:val="single" w:sz="8" w:space="0" w:color="2E75B6"/>
              <w:left w:val="single" w:sz="8" w:space="0" w:color="2E75B6"/>
              <w:bottom w:val="single" w:sz="8" w:space="0" w:color="2E75B6"/>
              <w:right w:val="single" w:sz="8" w:space="0" w:color="2E75B6"/>
            </w:tcBorders>
            <w:shd w:val="clear" w:color="auto" w:fill="EBF5FB"/>
            <w:tcMar>
              <w:top w:w="100" w:type="dxa"/>
              <w:left w:w="120" w:type="dxa"/>
              <w:bottom w:w="100" w:type="dxa"/>
              <w:right w:w="120" w:type="dxa"/>
            </w:tcMar>
            <w:vAlign w:val="center"/>
          </w:tcPr>
          <w:p w14:paraId="34C3A2E9" w14:textId="77777777" w:rsidR="002C4B30" w:rsidRDefault="00000000">
            <w:pPr>
              <w:jc w:val="center"/>
            </w:pPr>
            <w:proofErr w:type="gramStart"/>
            <w:r>
              <w:rPr>
                <w:rFonts w:ascii="Arial" w:eastAsia="Arial" w:hAnsi="Arial" w:cs="Arial"/>
                <w:b/>
                <w:bCs/>
                <w:color w:val="1F3864"/>
                <w:sz w:val="20"/>
                <w:szCs w:val="20"/>
              </w:rPr>
              <w:t>Actual</w:t>
            </w:r>
            <w:proofErr w:type="gramEnd"/>
            <w:r>
              <w:rPr>
                <w:rFonts w:ascii="Arial" w:eastAsia="Arial" w:hAnsi="Arial" w:cs="Arial"/>
                <w:b/>
                <w:bCs/>
                <w:color w:val="1F3864"/>
                <w:sz w:val="20"/>
                <w:szCs w:val="20"/>
              </w:rPr>
              <w:t>: Depressed</w:t>
            </w:r>
          </w:p>
        </w:tc>
        <w:tc>
          <w:tcPr>
            <w:tcW w:w="2340" w:type="dxa"/>
            <w:tcBorders>
              <w:top w:val="single" w:sz="8" w:space="0" w:color="2E75B6"/>
              <w:left w:val="single" w:sz="8" w:space="0" w:color="2E75B6"/>
              <w:bottom w:val="single" w:sz="8" w:space="0" w:color="2E75B6"/>
              <w:right w:val="single" w:sz="8" w:space="0" w:color="2E75B6"/>
            </w:tcBorders>
            <w:shd w:val="clear" w:color="auto" w:fill="FDEDEC"/>
            <w:tcMar>
              <w:top w:w="100" w:type="dxa"/>
              <w:left w:w="120" w:type="dxa"/>
              <w:bottom w:w="100" w:type="dxa"/>
              <w:right w:w="120" w:type="dxa"/>
            </w:tcMar>
            <w:vAlign w:val="center"/>
          </w:tcPr>
          <w:p w14:paraId="504DA779" w14:textId="77777777" w:rsidR="002C4B30" w:rsidRDefault="00000000">
            <w:pPr>
              <w:jc w:val="center"/>
            </w:pPr>
            <w:r>
              <w:rPr>
                <w:rFonts w:ascii="Arial" w:eastAsia="Arial" w:hAnsi="Arial" w:cs="Arial"/>
                <w:b/>
                <w:bCs/>
                <w:color w:val="922B21"/>
                <w:sz w:val="20"/>
                <w:szCs w:val="20"/>
              </w:rPr>
              <w:t>29 (FN)</w:t>
            </w:r>
          </w:p>
        </w:tc>
        <w:tc>
          <w:tcPr>
            <w:tcW w:w="2340" w:type="dxa"/>
            <w:tcBorders>
              <w:top w:val="single" w:sz="8" w:space="0" w:color="2E75B6"/>
              <w:left w:val="single" w:sz="8" w:space="0" w:color="2E75B6"/>
              <w:bottom w:val="single" w:sz="8" w:space="0" w:color="2E75B6"/>
              <w:right w:val="single" w:sz="8" w:space="0" w:color="2E75B6"/>
            </w:tcBorders>
            <w:shd w:val="clear" w:color="auto" w:fill="D5F5E3"/>
            <w:tcMar>
              <w:top w:w="100" w:type="dxa"/>
              <w:left w:w="120" w:type="dxa"/>
              <w:bottom w:w="100" w:type="dxa"/>
              <w:right w:w="120" w:type="dxa"/>
            </w:tcMar>
            <w:vAlign w:val="center"/>
          </w:tcPr>
          <w:p w14:paraId="4E1EBD33" w14:textId="77777777" w:rsidR="002C4B30" w:rsidRDefault="00000000">
            <w:pPr>
              <w:jc w:val="center"/>
            </w:pPr>
            <w:r>
              <w:rPr>
                <w:rFonts w:ascii="Arial" w:eastAsia="Arial" w:hAnsi="Arial" w:cs="Arial"/>
                <w:b/>
                <w:bCs/>
                <w:color w:val="145A32"/>
                <w:sz w:val="20"/>
                <w:szCs w:val="20"/>
              </w:rPr>
              <w:t>83 (TP)</w:t>
            </w:r>
          </w:p>
        </w:tc>
        <w:tc>
          <w:tcPr>
            <w:tcW w:w="2340" w:type="dxa"/>
            <w:tcBorders>
              <w:top w:val="single" w:sz="8" w:space="0" w:color="2E75B6"/>
              <w:left w:val="single" w:sz="8" w:space="0" w:color="2E75B6"/>
              <w:bottom w:val="single" w:sz="8" w:space="0" w:color="2E75B6"/>
              <w:right w:val="single" w:sz="8" w:space="0" w:color="2E75B6"/>
            </w:tcBorders>
            <w:shd w:val="clear" w:color="auto" w:fill="F2F3F4"/>
            <w:tcMar>
              <w:top w:w="100" w:type="dxa"/>
              <w:left w:w="120" w:type="dxa"/>
              <w:bottom w:w="100" w:type="dxa"/>
              <w:right w:w="120" w:type="dxa"/>
            </w:tcMar>
            <w:vAlign w:val="center"/>
          </w:tcPr>
          <w:p w14:paraId="0C4D2B1E" w14:textId="77777777" w:rsidR="002C4B30" w:rsidRDefault="00000000">
            <w:pPr>
              <w:jc w:val="center"/>
            </w:pPr>
            <w:r>
              <w:rPr>
                <w:rFonts w:ascii="Arial" w:eastAsia="Arial" w:hAnsi="Arial" w:cs="Arial"/>
                <w:b/>
                <w:bCs/>
                <w:color w:val="2C3E50"/>
                <w:sz w:val="20"/>
                <w:szCs w:val="20"/>
              </w:rPr>
              <w:t>112</w:t>
            </w:r>
          </w:p>
        </w:tc>
      </w:tr>
      <w:tr w:rsidR="002C4B30" w14:paraId="753BC825" w14:textId="77777777">
        <w:tc>
          <w:tcPr>
            <w:tcW w:w="2340" w:type="dxa"/>
            <w:tcBorders>
              <w:top w:val="single" w:sz="8" w:space="0" w:color="2E75B6"/>
              <w:left w:val="single" w:sz="8" w:space="0" w:color="2E75B6"/>
              <w:bottom w:val="single" w:sz="8" w:space="0" w:color="2E75B6"/>
              <w:right w:val="single" w:sz="8" w:space="0" w:color="2E75B6"/>
            </w:tcBorders>
            <w:shd w:val="clear" w:color="auto" w:fill="D6EAF8"/>
            <w:tcMar>
              <w:top w:w="100" w:type="dxa"/>
              <w:left w:w="120" w:type="dxa"/>
              <w:bottom w:w="100" w:type="dxa"/>
              <w:right w:w="120" w:type="dxa"/>
            </w:tcMar>
            <w:vAlign w:val="center"/>
          </w:tcPr>
          <w:p w14:paraId="335B8A36" w14:textId="77777777" w:rsidR="002C4B30" w:rsidRDefault="00000000">
            <w:pPr>
              <w:jc w:val="center"/>
            </w:pPr>
            <w:r>
              <w:rPr>
                <w:rFonts w:ascii="Arial" w:eastAsia="Arial" w:hAnsi="Arial" w:cs="Arial"/>
                <w:b/>
                <w:bCs/>
                <w:color w:val="1F3864"/>
                <w:sz w:val="20"/>
                <w:szCs w:val="20"/>
              </w:rPr>
              <w:t>Total</w:t>
            </w:r>
          </w:p>
        </w:tc>
        <w:tc>
          <w:tcPr>
            <w:tcW w:w="2340" w:type="dxa"/>
            <w:tcBorders>
              <w:top w:val="single" w:sz="8" w:space="0" w:color="2E75B6"/>
              <w:left w:val="single" w:sz="8" w:space="0" w:color="2E75B6"/>
              <w:bottom w:val="single" w:sz="8" w:space="0" w:color="2E75B6"/>
              <w:right w:val="single" w:sz="8" w:space="0" w:color="2E75B6"/>
            </w:tcBorders>
            <w:shd w:val="clear" w:color="auto" w:fill="D6EAF8"/>
            <w:tcMar>
              <w:top w:w="100" w:type="dxa"/>
              <w:left w:w="120" w:type="dxa"/>
              <w:bottom w:w="100" w:type="dxa"/>
              <w:right w:w="120" w:type="dxa"/>
            </w:tcMar>
            <w:vAlign w:val="center"/>
          </w:tcPr>
          <w:p w14:paraId="59D21A93" w14:textId="77777777" w:rsidR="002C4B30" w:rsidRDefault="00000000">
            <w:pPr>
              <w:jc w:val="center"/>
            </w:pPr>
            <w:r>
              <w:rPr>
                <w:rFonts w:ascii="Arial" w:eastAsia="Arial" w:hAnsi="Arial" w:cs="Arial"/>
                <w:b/>
                <w:bCs/>
                <w:color w:val="1F3864"/>
                <w:sz w:val="20"/>
                <w:szCs w:val="20"/>
              </w:rPr>
              <w:t>147</w:t>
            </w:r>
          </w:p>
        </w:tc>
        <w:tc>
          <w:tcPr>
            <w:tcW w:w="2340" w:type="dxa"/>
            <w:tcBorders>
              <w:top w:val="single" w:sz="8" w:space="0" w:color="2E75B6"/>
              <w:left w:val="single" w:sz="8" w:space="0" w:color="2E75B6"/>
              <w:bottom w:val="single" w:sz="8" w:space="0" w:color="2E75B6"/>
              <w:right w:val="single" w:sz="8" w:space="0" w:color="2E75B6"/>
            </w:tcBorders>
            <w:shd w:val="clear" w:color="auto" w:fill="D6EAF8"/>
            <w:tcMar>
              <w:top w:w="100" w:type="dxa"/>
              <w:left w:w="120" w:type="dxa"/>
              <w:bottom w:w="100" w:type="dxa"/>
              <w:right w:w="120" w:type="dxa"/>
            </w:tcMar>
            <w:vAlign w:val="center"/>
          </w:tcPr>
          <w:p w14:paraId="6C5254E3" w14:textId="77777777" w:rsidR="002C4B30" w:rsidRDefault="00000000">
            <w:pPr>
              <w:jc w:val="center"/>
            </w:pPr>
            <w:r>
              <w:rPr>
                <w:rFonts w:ascii="Arial" w:eastAsia="Arial" w:hAnsi="Arial" w:cs="Arial"/>
                <w:b/>
                <w:bCs/>
                <w:color w:val="1F3864"/>
                <w:sz w:val="20"/>
                <w:szCs w:val="20"/>
              </w:rPr>
              <w:t>96</w:t>
            </w:r>
          </w:p>
        </w:tc>
        <w:tc>
          <w:tcPr>
            <w:tcW w:w="2340" w:type="dxa"/>
            <w:tcBorders>
              <w:top w:val="single" w:sz="8" w:space="0" w:color="2E75B6"/>
              <w:left w:val="single" w:sz="8" w:space="0" w:color="2E75B6"/>
              <w:bottom w:val="single" w:sz="8" w:space="0" w:color="2E75B6"/>
              <w:right w:val="single" w:sz="8" w:space="0" w:color="2E75B6"/>
            </w:tcBorders>
            <w:shd w:val="clear" w:color="auto" w:fill="2E75B6"/>
            <w:tcMar>
              <w:top w:w="100" w:type="dxa"/>
              <w:left w:w="120" w:type="dxa"/>
              <w:bottom w:w="100" w:type="dxa"/>
              <w:right w:w="120" w:type="dxa"/>
            </w:tcMar>
            <w:vAlign w:val="center"/>
          </w:tcPr>
          <w:p w14:paraId="2D8F805A" w14:textId="77777777" w:rsidR="002C4B30" w:rsidRDefault="00000000">
            <w:pPr>
              <w:jc w:val="center"/>
            </w:pPr>
            <w:r>
              <w:rPr>
                <w:rFonts w:ascii="Arial" w:eastAsia="Arial" w:hAnsi="Arial" w:cs="Arial"/>
                <w:b/>
                <w:bCs/>
                <w:color w:val="FFFFFF"/>
                <w:sz w:val="20"/>
                <w:szCs w:val="20"/>
              </w:rPr>
              <w:t>243</w:t>
            </w:r>
          </w:p>
        </w:tc>
      </w:tr>
    </w:tbl>
    <w:p w14:paraId="117A3046" w14:textId="77777777" w:rsidR="002C4B30" w:rsidRDefault="002C4B30">
      <w:pPr>
        <w:spacing w:before="60" w:after="60"/>
      </w:pPr>
    </w:p>
    <w:p w14:paraId="179AB896" w14:textId="77777777" w:rsidR="002C4B30" w:rsidRDefault="00000000">
      <w:pPr>
        <w:spacing w:before="120" w:after="60"/>
      </w:pPr>
      <w:r>
        <w:rPr>
          <w:rFonts w:ascii="Arial" w:eastAsia="Arial" w:hAnsi="Arial" w:cs="Arial"/>
          <w:b/>
          <w:bCs/>
          <w:color w:val="1F3864"/>
          <w:sz w:val="20"/>
          <w:szCs w:val="20"/>
        </w:rPr>
        <w:t>Classification Report — Threshold = 9 (T = 9.5)</w:t>
      </w:r>
    </w:p>
    <w:tbl>
      <w:tblPr>
        <w:tblW w:w="9360" w:type="dxa"/>
        <w:tblBorders>
          <w:top w:val="single" w:sz="8" w:space="0" w:color="2E75B6"/>
          <w:left w:val="single" w:sz="8" w:space="0" w:color="2E75B6"/>
          <w:bottom w:val="single" w:sz="8" w:space="0" w:color="2E75B6"/>
          <w:right w:val="single" w:sz="8" w:space="0" w:color="2E75B6"/>
          <w:insideH w:val="single" w:sz="4" w:space="0" w:color="CCCCCC"/>
          <w:insideV w:val="single" w:sz="4" w:space="0" w:color="CCCCCC"/>
        </w:tblBorders>
        <w:tblLook w:val="04A0" w:firstRow="1" w:lastRow="0" w:firstColumn="1" w:lastColumn="0" w:noHBand="0" w:noVBand="1"/>
      </w:tblPr>
      <w:tblGrid>
        <w:gridCol w:w="2800"/>
        <w:gridCol w:w="1640"/>
        <w:gridCol w:w="1640"/>
        <w:gridCol w:w="1640"/>
        <w:gridCol w:w="1640"/>
      </w:tblGrid>
      <w:tr w:rsidR="002C4B30" w14:paraId="02CE6FB7" w14:textId="77777777">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vAlign w:val="center"/>
          </w:tcPr>
          <w:p w14:paraId="25A80D17" w14:textId="77777777" w:rsidR="002C4B30" w:rsidRDefault="00000000">
            <w:pPr>
              <w:jc w:val="center"/>
            </w:pPr>
            <w:r>
              <w:rPr>
                <w:rFonts w:ascii="Arial" w:eastAsia="Arial" w:hAnsi="Arial" w:cs="Arial"/>
                <w:b/>
                <w:bCs/>
                <w:color w:val="FFFFFF"/>
                <w:sz w:val="20"/>
                <w:szCs w:val="20"/>
              </w:rPr>
              <w:t>Class</w:t>
            </w:r>
          </w:p>
        </w:tc>
        <w:tc>
          <w:tcPr>
            <w:tcW w:w="164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vAlign w:val="center"/>
          </w:tcPr>
          <w:p w14:paraId="3B0AE07B" w14:textId="77777777" w:rsidR="002C4B30" w:rsidRDefault="00000000">
            <w:pPr>
              <w:jc w:val="center"/>
            </w:pPr>
            <w:r>
              <w:rPr>
                <w:rFonts w:ascii="Arial" w:eastAsia="Arial" w:hAnsi="Arial" w:cs="Arial"/>
                <w:b/>
                <w:bCs/>
                <w:color w:val="FFFFFF"/>
                <w:sz w:val="20"/>
                <w:szCs w:val="20"/>
              </w:rPr>
              <w:t>Precision</w:t>
            </w:r>
          </w:p>
        </w:tc>
        <w:tc>
          <w:tcPr>
            <w:tcW w:w="164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vAlign w:val="center"/>
          </w:tcPr>
          <w:p w14:paraId="2B52A035" w14:textId="77777777" w:rsidR="002C4B30" w:rsidRDefault="00000000">
            <w:pPr>
              <w:jc w:val="center"/>
            </w:pPr>
            <w:r>
              <w:rPr>
                <w:rFonts w:ascii="Arial" w:eastAsia="Arial" w:hAnsi="Arial" w:cs="Arial"/>
                <w:b/>
                <w:bCs/>
                <w:color w:val="FFFFFF"/>
                <w:sz w:val="20"/>
                <w:szCs w:val="20"/>
              </w:rPr>
              <w:t>Recall</w:t>
            </w:r>
          </w:p>
        </w:tc>
        <w:tc>
          <w:tcPr>
            <w:tcW w:w="164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vAlign w:val="center"/>
          </w:tcPr>
          <w:p w14:paraId="1BD8DCB6" w14:textId="77777777" w:rsidR="002C4B30" w:rsidRDefault="00000000">
            <w:pPr>
              <w:jc w:val="center"/>
            </w:pPr>
            <w:r>
              <w:rPr>
                <w:rFonts w:ascii="Arial" w:eastAsia="Arial" w:hAnsi="Arial" w:cs="Arial"/>
                <w:b/>
                <w:bCs/>
                <w:color w:val="FFFFFF"/>
                <w:sz w:val="20"/>
                <w:szCs w:val="20"/>
              </w:rPr>
              <w:t>F1-Score</w:t>
            </w:r>
          </w:p>
        </w:tc>
        <w:tc>
          <w:tcPr>
            <w:tcW w:w="164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vAlign w:val="center"/>
          </w:tcPr>
          <w:p w14:paraId="6997E238" w14:textId="77777777" w:rsidR="002C4B30" w:rsidRDefault="00000000">
            <w:pPr>
              <w:jc w:val="center"/>
            </w:pPr>
            <w:r>
              <w:rPr>
                <w:rFonts w:ascii="Arial" w:eastAsia="Arial" w:hAnsi="Arial" w:cs="Arial"/>
                <w:b/>
                <w:bCs/>
                <w:color w:val="FFFFFF"/>
                <w:sz w:val="20"/>
                <w:szCs w:val="20"/>
              </w:rPr>
              <w:t>Support</w:t>
            </w:r>
          </w:p>
        </w:tc>
      </w:tr>
      <w:tr w:rsidR="002C4B30" w14:paraId="4A02B395"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5FB"/>
            <w:tcMar>
              <w:top w:w="100" w:type="dxa"/>
              <w:left w:w="120" w:type="dxa"/>
              <w:bottom w:w="100" w:type="dxa"/>
              <w:right w:w="120" w:type="dxa"/>
            </w:tcMar>
            <w:vAlign w:val="center"/>
          </w:tcPr>
          <w:p w14:paraId="44A06C23" w14:textId="77777777" w:rsidR="002C4B30" w:rsidRDefault="00000000">
            <w:pPr>
              <w:jc w:val="left"/>
            </w:pPr>
            <w:r>
              <w:rPr>
                <w:rFonts w:ascii="Arial" w:eastAsia="Arial" w:hAnsi="Arial" w:cs="Arial"/>
                <w:color w:val="1F3864"/>
                <w:sz w:val="20"/>
                <w:szCs w:val="20"/>
              </w:rPr>
              <w:t>Not Depressed (&lt;9.5)</w:t>
            </w:r>
          </w:p>
        </w:tc>
        <w:tc>
          <w:tcPr>
            <w:tcW w:w="1640" w:type="dxa"/>
            <w:tcBorders>
              <w:top w:val="single" w:sz="4" w:space="0" w:color="CCCCCC"/>
              <w:left w:val="single" w:sz="4" w:space="0" w:color="CCCCCC"/>
              <w:bottom w:val="single" w:sz="4" w:space="0" w:color="CCCCCC"/>
              <w:right w:val="single" w:sz="4" w:space="0" w:color="CCCCCC"/>
            </w:tcBorders>
            <w:shd w:val="clear" w:color="auto" w:fill="EBF5FB"/>
            <w:tcMar>
              <w:top w:w="100" w:type="dxa"/>
              <w:left w:w="120" w:type="dxa"/>
              <w:bottom w:w="100" w:type="dxa"/>
              <w:right w:w="120" w:type="dxa"/>
            </w:tcMar>
            <w:vAlign w:val="center"/>
          </w:tcPr>
          <w:p w14:paraId="59615E72" w14:textId="77777777" w:rsidR="002C4B30" w:rsidRDefault="00000000">
            <w:pPr>
              <w:jc w:val="center"/>
            </w:pPr>
            <w:r>
              <w:rPr>
                <w:rFonts w:ascii="Arial" w:eastAsia="Arial" w:hAnsi="Arial" w:cs="Arial"/>
                <w:color w:val="1F3864"/>
                <w:sz w:val="20"/>
                <w:szCs w:val="20"/>
              </w:rPr>
              <w:t>0.80</w:t>
            </w:r>
          </w:p>
        </w:tc>
        <w:tc>
          <w:tcPr>
            <w:tcW w:w="1640" w:type="dxa"/>
            <w:tcBorders>
              <w:top w:val="single" w:sz="4" w:space="0" w:color="CCCCCC"/>
              <w:left w:val="single" w:sz="4" w:space="0" w:color="CCCCCC"/>
              <w:bottom w:val="single" w:sz="4" w:space="0" w:color="CCCCCC"/>
              <w:right w:val="single" w:sz="4" w:space="0" w:color="CCCCCC"/>
            </w:tcBorders>
            <w:shd w:val="clear" w:color="auto" w:fill="EBF5FB"/>
            <w:tcMar>
              <w:top w:w="100" w:type="dxa"/>
              <w:left w:w="120" w:type="dxa"/>
              <w:bottom w:w="100" w:type="dxa"/>
              <w:right w:w="120" w:type="dxa"/>
            </w:tcMar>
            <w:vAlign w:val="center"/>
          </w:tcPr>
          <w:p w14:paraId="07712332" w14:textId="77777777" w:rsidR="002C4B30" w:rsidRDefault="00000000">
            <w:pPr>
              <w:jc w:val="center"/>
            </w:pPr>
            <w:r>
              <w:rPr>
                <w:rFonts w:ascii="Arial" w:eastAsia="Arial" w:hAnsi="Arial" w:cs="Arial"/>
                <w:color w:val="1F3864"/>
                <w:sz w:val="20"/>
                <w:szCs w:val="20"/>
              </w:rPr>
              <w:t>0.90</w:t>
            </w:r>
          </w:p>
        </w:tc>
        <w:tc>
          <w:tcPr>
            <w:tcW w:w="1640" w:type="dxa"/>
            <w:tcBorders>
              <w:top w:val="single" w:sz="4" w:space="0" w:color="CCCCCC"/>
              <w:left w:val="single" w:sz="4" w:space="0" w:color="CCCCCC"/>
              <w:bottom w:val="single" w:sz="4" w:space="0" w:color="CCCCCC"/>
              <w:right w:val="single" w:sz="4" w:space="0" w:color="CCCCCC"/>
            </w:tcBorders>
            <w:shd w:val="clear" w:color="auto" w:fill="EBF5FB"/>
            <w:tcMar>
              <w:top w:w="100" w:type="dxa"/>
              <w:left w:w="120" w:type="dxa"/>
              <w:bottom w:w="100" w:type="dxa"/>
              <w:right w:w="120" w:type="dxa"/>
            </w:tcMar>
            <w:vAlign w:val="center"/>
          </w:tcPr>
          <w:p w14:paraId="1A5FD83C" w14:textId="77777777" w:rsidR="002C4B30" w:rsidRDefault="00000000">
            <w:pPr>
              <w:jc w:val="center"/>
            </w:pPr>
            <w:r>
              <w:rPr>
                <w:rFonts w:ascii="Arial" w:eastAsia="Arial" w:hAnsi="Arial" w:cs="Arial"/>
                <w:color w:val="1F3864"/>
                <w:sz w:val="20"/>
                <w:szCs w:val="20"/>
              </w:rPr>
              <w:t>0.85</w:t>
            </w:r>
          </w:p>
        </w:tc>
        <w:tc>
          <w:tcPr>
            <w:tcW w:w="1640" w:type="dxa"/>
            <w:tcBorders>
              <w:top w:val="single" w:sz="4" w:space="0" w:color="CCCCCC"/>
              <w:left w:val="single" w:sz="4" w:space="0" w:color="CCCCCC"/>
              <w:bottom w:val="single" w:sz="4" w:space="0" w:color="CCCCCC"/>
              <w:right w:val="single" w:sz="4" w:space="0" w:color="CCCCCC"/>
            </w:tcBorders>
            <w:shd w:val="clear" w:color="auto" w:fill="EBF5FB"/>
            <w:tcMar>
              <w:top w:w="100" w:type="dxa"/>
              <w:left w:w="120" w:type="dxa"/>
              <w:bottom w:w="100" w:type="dxa"/>
              <w:right w:w="120" w:type="dxa"/>
            </w:tcMar>
            <w:vAlign w:val="center"/>
          </w:tcPr>
          <w:p w14:paraId="69F72992" w14:textId="77777777" w:rsidR="002C4B30" w:rsidRDefault="00000000">
            <w:pPr>
              <w:jc w:val="center"/>
            </w:pPr>
            <w:r>
              <w:rPr>
                <w:rFonts w:ascii="Arial" w:eastAsia="Arial" w:hAnsi="Arial" w:cs="Arial"/>
                <w:color w:val="1F3864"/>
                <w:sz w:val="20"/>
                <w:szCs w:val="20"/>
              </w:rPr>
              <w:t>131</w:t>
            </w:r>
          </w:p>
        </w:tc>
      </w:tr>
      <w:tr w:rsidR="002C4B30" w14:paraId="5631DDEA" w14:textId="77777777">
        <w:tc>
          <w:tcPr>
            <w:tcW w:w="2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20" w:type="dxa"/>
              <w:bottom w:w="100" w:type="dxa"/>
              <w:right w:w="120" w:type="dxa"/>
            </w:tcMar>
            <w:vAlign w:val="center"/>
          </w:tcPr>
          <w:p w14:paraId="64B04A65" w14:textId="77777777" w:rsidR="002C4B30" w:rsidRDefault="00000000">
            <w:pPr>
              <w:jc w:val="left"/>
            </w:pPr>
            <w:r>
              <w:rPr>
                <w:rFonts w:ascii="Arial" w:eastAsia="Arial" w:hAnsi="Arial" w:cs="Arial"/>
                <w:color w:val="1F3864"/>
                <w:sz w:val="20"/>
                <w:szCs w:val="20"/>
              </w:rPr>
              <w:t>Depressed (≥9.5)</w:t>
            </w:r>
          </w:p>
        </w:tc>
        <w:tc>
          <w:tcPr>
            <w:tcW w:w="16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20" w:type="dxa"/>
              <w:bottom w:w="100" w:type="dxa"/>
              <w:right w:w="120" w:type="dxa"/>
            </w:tcMar>
            <w:vAlign w:val="center"/>
          </w:tcPr>
          <w:p w14:paraId="5A22FAC7" w14:textId="77777777" w:rsidR="002C4B30" w:rsidRDefault="00000000">
            <w:pPr>
              <w:jc w:val="center"/>
            </w:pPr>
            <w:r>
              <w:rPr>
                <w:rFonts w:ascii="Arial" w:eastAsia="Arial" w:hAnsi="Arial" w:cs="Arial"/>
                <w:color w:val="1F3864"/>
                <w:sz w:val="20"/>
                <w:szCs w:val="20"/>
              </w:rPr>
              <w:t>0.86</w:t>
            </w:r>
          </w:p>
        </w:tc>
        <w:tc>
          <w:tcPr>
            <w:tcW w:w="16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20" w:type="dxa"/>
              <w:bottom w:w="100" w:type="dxa"/>
              <w:right w:w="120" w:type="dxa"/>
            </w:tcMar>
            <w:vAlign w:val="center"/>
          </w:tcPr>
          <w:p w14:paraId="0AFB8853" w14:textId="77777777" w:rsidR="002C4B30" w:rsidRDefault="00000000">
            <w:pPr>
              <w:jc w:val="center"/>
            </w:pPr>
            <w:r>
              <w:rPr>
                <w:rFonts w:ascii="Arial" w:eastAsia="Arial" w:hAnsi="Arial" w:cs="Arial"/>
                <w:color w:val="1F3864"/>
                <w:sz w:val="20"/>
                <w:szCs w:val="20"/>
              </w:rPr>
              <w:t>0.74</w:t>
            </w:r>
          </w:p>
        </w:tc>
        <w:tc>
          <w:tcPr>
            <w:tcW w:w="16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20" w:type="dxa"/>
              <w:bottom w:w="100" w:type="dxa"/>
              <w:right w:w="120" w:type="dxa"/>
            </w:tcMar>
            <w:vAlign w:val="center"/>
          </w:tcPr>
          <w:p w14:paraId="6EA99E6F" w14:textId="77777777" w:rsidR="002C4B30" w:rsidRDefault="00000000">
            <w:pPr>
              <w:jc w:val="center"/>
            </w:pPr>
            <w:r>
              <w:rPr>
                <w:rFonts w:ascii="Arial" w:eastAsia="Arial" w:hAnsi="Arial" w:cs="Arial"/>
                <w:color w:val="1F3864"/>
                <w:sz w:val="20"/>
                <w:szCs w:val="20"/>
              </w:rPr>
              <w:t>0.80</w:t>
            </w:r>
          </w:p>
        </w:tc>
        <w:tc>
          <w:tcPr>
            <w:tcW w:w="16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20" w:type="dxa"/>
              <w:bottom w:w="100" w:type="dxa"/>
              <w:right w:w="120" w:type="dxa"/>
            </w:tcMar>
            <w:vAlign w:val="center"/>
          </w:tcPr>
          <w:p w14:paraId="7C2FF0B2" w14:textId="77777777" w:rsidR="002C4B30" w:rsidRDefault="00000000">
            <w:pPr>
              <w:jc w:val="center"/>
            </w:pPr>
            <w:r>
              <w:rPr>
                <w:rFonts w:ascii="Arial" w:eastAsia="Arial" w:hAnsi="Arial" w:cs="Arial"/>
                <w:color w:val="1F3864"/>
                <w:sz w:val="20"/>
                <w:szCs w:val="20"/>
              </w:rPr>
              <w:t>112</w:t>
            </w:r>
          </w:p>
        </w:tc>
      </w:tr>
      <w:tr w:rsidR="002C4B30" w14:paraId="334B28E3" w14:textId="77777777">
        <w:tc>
          <w:tcPr>
            <w:tcW w:w="2800" w:type="dxa"/>
            <w:tcBorders>
              <w:top w:val="single" w:sz="4" w:space="0" w:color="2E75B6"/>
              <w:left w:val="single" w:sz="4" w:space="0" w:color="2E75B6"/>
              <w:bottom w:val="single" w:sz="4" w:space="0" w:color="2E75B6"/>
              <w:right w:val="single" w:sz="4" w:space="0" w:color="2E75B6"/>
            </w:tcBorders>
            <w:shd w:val="clear" w:color="auto" w:fill="D6EAF8"/>
            <w:tcMar>
              <w:top w:w="100" w:type="dxa"/>
              <w:left w:w="120" w:type="dxa"/>
              <w:bottom w:w="100" w:type="dxa"/>
              <w:right w:w="120" w:type="dxa"/>
            </w:tcMar>
            <w:vAlign w:val="center"/>
          </w:tcPr>
          <w:p w14:paraId="521B4095" w14:textId="77777777" w:rsidR="002C4B30" w:rsidRDefault="00000000">
            <w:pPr>
              <w:jc w:val="left"/>
            </w:pPr>
            <w:r>
              <w:rPr>
                <w:rFonts w:ascii="Arial" w:eastAsia="Arial" w:hAnsi="Arial" w:cs="Arial"/>
                <w:b/>
                <w:bCs/>
                <w:color w:val="1F3864"/>
                <w:sz w:val="20"/>
                <w:szCs w:val="20"/>
              </w:rPr>
              <w:t>Accuracy</w:t>
            </w:r>
          </w:p>
        </w:tc>
        <w:tc>
          <w:tcPr>
            <w:tcW w:w="1640" w:type="dxa"/>
            <w:tcBorders>
              <w:top w:val="single" w:sz="4" w:space="0" w:color="2E75B6"/>
              <w:left w:val="single" w:sz="4" w:space="0" w:color="2E75B6"/>
              <w:bottom w:val="single" w:sz="4" w:space="0" w:color="2E75B6"/>
              <w:right w:val="single" w:sz="4" w:space="0" w:color="2E75B6"/>
            </w:tcBorders>
            <w:shd w:val="clear" w:color="auto" w:fill="D6EAF8"/>
            <w:tcMar>
              <w:top w:w="100" w:type="dxa"/>
              <w:left w:w="120" w:type="dxa"/>
              <w:bottom w:w="100" w:type="dxa"/>
              <w:right w:w="120" w:type="dxa"/>
            </w:tcMar>
            <w:vAlign w:val="center"/>
          </w:tcPr>
          <w:p w14:paraId="7A898784" w14:textId="77777777" w:rsidR="002C4B30" w:rsidRDefault="00000000">
            <w:pPr>
              <w:jc w:val="center"/>
            </w:pPr>
            <w:r>
              <w:rPr>
                <w:rFonts w:ascii="Arial" w:eastAsia="Arial" w:hAnsi="Arial" w:cs="Arial"/>
                <w:color w:val="1F3864"/>
                <w:sz w:val="20"/>
                <w:szCs w:val="20"/>
              </w:rPr>
              <w:t>—</w:t>
            </w:r>
          </w:p>
        </w:tc>
        <w:tc>
          <w:tcPr>
            <w:tcW w:w="1640" w:type="dxa"/>
            <w:tcBorders>
              <w:top w:val="single" w:sz="4" w:space="0" w:color="2E75B6"/>
              <w:left w:val="single" w:sz="4" w:space="0" w:color="2E75B6"/>
              <w:bottom w:val="single" w:sz="4" w:space="0" w:color="2E75B6"/>
              <w:right w:val="single" w:sz="4" w:space="0" w:color="2E75B6"/>
            </w:tcBorders>
            <w:shd w:val="clear" w:color="auto" w:fill="D6EAF8"/>
            <w:tcMar>
              <w:top w:w="100" w:type="dxa"/>
              <w:left w:w="120" w:type="dxa"/>
              <w:bottom w:w="100" w:type="dxa"/>
              <w:right w:w="120" w:type="dxa"/>
            </w:tcMar>
            <w:vAlign w:val="center"/>
          </w:tcPr>
          <w:p w14:paraId="0920C8AB" w14:textId="77777777" w:rsidR="002C4B30" w:rsidRDefault="00000000">
            <w:pPr>
              <w:jc w:val="center"/>
            </w:pPr>
            <w:r>
              <w:rPr>
                <w:rFonts w:ascii="Arial" w:eastAsia="Arial" w:hAnsi="Arial" w:cs="Arial"/>
                <w:color w:val="1F3864"/>
                <w:sz w:val="20"/>
                <w:szCs w:val="20"/>
              </w:rPr>
              <w:t>—</w:t>
            </w:r>
          </w:p>
        </w:tc>
        <w:tc>
          <w:tcPr>
            <w:tcW w:w="1640" w:type="dxa"/>
            <w:tcBorders>
              <w:top w:val="single" w:sz="4" w:space="0" w:color="2E75B6"/>
              <w:left w:val="single" w:sz="4" w:space="0" w:color="2E75B6"/>
              <w:bottom w:val="single" w:sz="4" w:space="0" w:color="2E75B6"/>
              <w:right w:val="single" w:sz="4" w:space="0" w:color="2E75B6"/>
            </w:tcBorders>
            <w:shd w:val="clear" w:color="auto" w:fill="D6EAF8"/>
            <w:tcMar>
              <w:top w:w="100" w:type="dxa"/>
              <w:left w:w="120" w:type="dxa"/>
              <w:bottom w:w="100" w:type="dxa"/>
              <w:right w:w="120" w:type="dxa"/>
            </w:tcMar>
            <w:vAlign w:val="center"/>
          </w:tcPr>
          <w:p w14:paraId="49BF0962" w14:textId="77777777" w:rsidR="002C4B30" w:rsidRDefault="00000000">
            <w:pPr>
              <w:jc w:val="center"/>
            </w:pPr>
            <w:r>
              <w:rPr>
                <w:rFonts w:ascii="Arial" w:eastAsia="Arial" w:hAnsi="Arial" w:cs="Arial"/>
                <w:b/>
                <w:bCs/>
                <w:color w:val="1F3864"/>
                <w:sz w:val="20"/>
                <w:szCs w:val="20"/>
              </w:rPr>
              <w:t>0.83</w:t>
            </w:r>
          </w:p>
        </w:tc>
        <w:tc>
          <w:tcPr>
            <w:tcW w:w="1640" w:type="dxa"/>
            <w:tcBorders>
              <w:top w:val="single" w:sz="4" w:space="0" w:color="2E75B6"/>
              <w:left w:val="single" w:sz="4" w:space="0" w:color="2E75B6"/>
              <w:bottom w:val="single" w:sz="4" w:space="0" w:color="2E75B6"/>
              <w:right w:val="single" w:sz="4" w:space="0" w:color="2E75B6"/>
            </w:tcBorders>
            <w:shd w:val="clear" w:color="auto" w:fill="D6EAF8"/>
            <w:tcMar>
              <w:top w:w="100" w:type="dxa"/>
              <w:left w:w="120" w:type="dxa"/>
              <w:bottom w:w="100" w:type="dxa"/>
              <w:right w:w="120" w:type="dxa"/>
            </w:tcMar>
            <w:vAlign w:val="center"/>
          </w:tcPr>
          <w:p w14:paraId="40D7D675" w14:textId="77777777" w:rsidR="002C4B30" w:rsidRDefault="00000000">
            <w:pPr>
              <w:jc w:val="center"/>
            </w:pPr>
            <w:r>
              <w:rPr>
                <w:rFonts w:ascii="Arial" w:eastAsia="Arial" w:hAnsi="Arial" w:cs="Arial"/>
                <w:color w:val="1F3864"/>
                <w:sz w:val="20"/>
                <w:szCs w:val="20"/>
              </w:rPr>
              <w:t>243</w:t>
            </w:r>
          </w:p>
        </w:tc>
      </w:tr>
      <w:tr w:rsidR="002C4B30" w14:paraId="75664272"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5FB"/>
            <w:tcMar>
              <w:top w:w="100" w:type="dxa"/>
              <w:left w:w="120" w:type="dxa"/>
              <w:bottom w:w="100" w:type="dxa"/>
              <w:right w:w="120" w:type="dxa"/>
            </w:tcMar>
            <w:vAlign w:val="center"/>
          </w:tcPr>
          <w:p w14:paraId="656C52E5" w14:textId="77777777" w:rsidR="002C4B30" w:rsidRDefault="00000000">
            <w:pPr>
              <w:jc w:val="left"/>
            </w:pPr>
            <w:r>
              <w:rPr>
                <w:rFonts w:ascii="Arial" w:eastAsia="Arial" w:hAnsi="Arial" w:cs="Arial"/>
                <w:color w:val="1F3864"/>
                <w:sz w:val="20"/>
                <w:szCs w:val="20"/>
              </w:rPr>
              <w:t>Macro Avg</w:t>
            </w:r>
          </w:p>
        </w:tc>
        <w:tc>
          <w:tcPr>
            <w:tcW w:w="1640" w:type="dxa"/>
            <w:tcBorders>
              <w:top w:val="single" w:sz="4" w:space="0" w:color="CCCCCC"/>
              <w:left w:val="single" w:sz="4" w:space="0" w:color="CCCCCC"/>
              <w:bottom w:val="single" w:sz="4" w:space="0" w:color="CCCCCC"/>
              <w:right w:val="single" w:sz="4" w:space="0" w:color="CCCCCC"/>
            </w:tcBorders>
            <w:shd w:val="clear" w:color="auto" w:fill="EBF5FB"/>
            <w:tcMar>
              <w:top w:w="100" w:type="dxa"/>
              <w:left w:w="120" w:type="dxa"/>
              <w:bottom w:w="100" w:type="dxa"/>
              <w:right w:w="120" w:type="dxa"/>
            </w:tcMar>
            <w:vAlign w:val="center"/>
          </w:tcPr>
          <w:p w14:paraId="07B51182" w14:textId="77777777" w:rsidR="002C4B30" w:rsidRDefault="00000000">
            <w:pPr>
              <w:jc w:val="center"/>
            </w:pPr>
            <w:r>
              <w:rPr>
                <w:rFonts w:ascii="Arial" w:eastAsia="Arial" w:hAnsi="Arial" w:cs="Arial"/>
                <w:color w:val="1F3864"/>
                <w:sz w:val="20"/>
                <w:szCs w:val="20"/>
              </w:rPr>
              <w:t>0.83</w:t>
            </w:r>
          </w:p>
        </w:tc>
        <w:tc>
          <w:tcPr>
            <w:tcW w:w="1640" w:type="dxa"/>
            <w:tcBorders>
              <w:top w:val="single" w:sz="4" w:space="0" w:color="CCCCCC"/>
              <w:left w:val="single" w:sz="4" w:space="0" w:color="CCCCCC"/>
              <w:bottom w:val="single" w:sz="4" w:space="0" w:color="CCCCCC"/>
              <w:right w:val="single" w:sz="4" w:space="0" w:color="CCCCCC"/>
            </w:tcBorders>
            <w:shd w:val="clear" w:color="auto" w:fill="EBF5FB"/>
            <w:tcMar>
              <w:top w:w="100" w:type="dxa"/>
              <w:left w:w="120" w:type="dxa"/>
              <w:bottom w:w="100" w:type="dxa"/>
              <w:right w:w="120" w:type="dxa"/>
            </w:tcMar>
            <w:vAlign w:val="center"/>
          </w:tcPr>
          <w:p w14:paraId="486D546F" w14:textId="77777777" w:rsidR="002C4B30" w:rsidRDefault="00000000">
            <w:pPr>
              <w:jc w:val="center"/>
            </w:pPr>
            <w:r>
              <w:rPr>
                <w:rFonts w:ascii="Arial" w:eastAsia="Arial" w:hAnsi="Arial" w:cs="Arial"/>
                <w:color w:val="1F3864"/>
                <w:sz w:val="20"/>
                <w:szCs w:val="20"/>
              </w:rPr>
              <w:t>0.82</w:t>
            </w:r>
          </w:p>
        </w:tc>
        <w:tc>
          <w:tcPr>
            <w:tcW w:w="1640" w:type="dxa"/>
            <w:tcBorders>
              <w:top w:val="single" w:sz="4" w:space="0" w:color="CCCCCC"/>
              <w:left w:val="single" w:sz="4" w:space="0" w:color="CCCCCC"/>
              <w:bottom w:val="single" w:sz="4" w:space="0" w:color="CCCCCC"/>
              <w:right w:val="single" w:sz="4" w:space="0" w:color="CCCCCC"/>
            </w:tcBorders>
            <w:shd w:val="clear" w:color="auto" w:fill="EBF5FB"/>
            <w:tcMar>
              <w:top w:w="100" w:type="dxa"/>
              <w:left w:w="120" w:type="dxa"/>
              <w:bottom w:w="100" w:type="dxa"/>
              <w:right w:w="120" w:type="dxa"/>
            </w:tcMar>
            <w:vAlign w:val="center"/>
          </w:tcPr>
          <w:p w14:paraId="254D069C" w14:textId="77777777" w:rsidR="002C4B30" w:rsidRDefault="00000000">
            <w:pPr>
              <w:jc w:val="center"/>
            </w:pPr>
            <w:r>
              <w:rPr>
                <w:rFonts w:ascii="Arial" w:eastAsia="Arial" w:hAnsi="Arial" w:cs="Arial"/>
                <w:color w:val="1F3864"/>
                <w:sz w:val="20"/>
                <w:szCs w:val="20"/>
              </w:rPr>
              <w:t>0.82</w:t>
            </w:r>
          </w:p>
        </w:tc>
        <w:tc>
          <w:tcPr>
            <w:tcW w:w="1640" w:type="dxa"/>
            <w:tcBorders>
              <w:top w:val="single" w:sz="4" w:space="0" w:color="CCCCCC"/>
              <w:left w:val="single" w:sz="4" w:space="0" w:color="CCCCCC"/>
              <w:bottom w:val="single" w:sz="4" w:space="0" w:color="CCCCCC"/>
              <w:right w:val="single" w:sz="4" w:space="0" w:color="CCCCCC"/>
            </w:tcBorders>
            <w:shd w:val="clear" w:color="auto" w:fill="EBF5FB"/>
            <w:tcMar>
              <w:top w:w="100" w:type="dxa"/>
              <w:left w:w="120" w:type="dxa"/>
              <w:bottom w:w="100" w:type="dxa"/>
              <w:right w:w="120" w:type="dxa"/>
            </w:tcMar>
            <w:vAlign w:val="center"/>
          </w:tcPr>
          <w:p w14:paraId="170351CF" w14:textId="77777777" w:rsidR="002C4B30" w:rsidRDefault="00000000">
            <w:pPr>
              <w:jc w:val="center"/>
            </w:pPr>
            <w:r>
              <w:rPr>
                <w:rFonts w:ascii="Arial" w:eastAsia="Arial" w:hAnsi="Arial" w:cs="Arial"/>
                <w:color w:val="1F3864"/>
                <w:sz w:val="20"/>
                <w:szCs w:val="20"/>
              </w:rPr>
              <w:t>243</w:t>
            </w:r>
          </w:p>
        </w:tc>
      </w:tr>
      <w:tr w:rsidR="002C4B30" w14:paraId="3FF88065" w14:textId="77777777">
        <w:tc>
          <w:tcPr>
            <w:tcW w:w="280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20" w:type="dxa"/>
              <w:bottom w:w="100" w:type="dxa"/>
              <w:right w:w="120" w:type="dxa"/>
            </w:tcMar>
            <w:vAlign w:val="center"/>
          </w:tcPr>
          <w:p w14:paraId="6F0FFDDB" w14:textId="77777777" w:rsidR="002C4B30" w:rsidRDefault="00000000">
            <w:pPr>
              <w:jc w:val="left"/>
            </w:pPr>
            <w:r>
              <w:rPr>
                <w:rFonts w:ascii="Arial" w:eastAsia="Arial" w:hAnsi="Arial" w:cs="Arial"/>
                <w:color w:val="1F3864"/>
                <w:sz w:val="20"/>
                <w:szCs w:val="20"/>
              </w:rPr>
              <w:t>Weighted Avg</w:t>
            </w:r>
          </w:p>
        </w:tc>
        <w:tc>
          <w:tcPr>
            <w:tcW w:w="16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20" w:type="dxa"/>
              <w:bottom w:w="100" w:type="dxa"/>
              <w:right w:w="120" w:type="dxa"/>
            </w:tcMar>
            <w:vAlign w:val="center"/>
          </w:tcPr>
          <w:p w14:paraId="538AB0DF" w14:textId="77777777" w:rsidR="002C4B30" w:rsidRDefault="00000000">
            <w:pPr>
              <w:jc w:val="center"/>
            </w:pPr>
            <w:r>
              <w:rPr>
                <w:rFonts w:ascii="Arial" w:eastAsia="Arial" w:hAnsi="Arial" w:cs="Arial"/>
                <w:color w:val="1F3864"/>
                <w:sz w:val="20"/>
                <w:szCs w:val="20"/>
              </w:rPr>
              <w:t>0.83</w:t>
            </w:r>
          </w:p>
        </w:tc>
        <w:tc>
          <w:tcPr>
            <w:tcW w:w="16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20" w:type="dxa"/>
              <w:bottom w:w="100" w:type="dxa"/>
              <w:right w:w="120" w:type="dxa"/>
            </w:tcMar>
            <w:vAlign w:val="center"/>
          </w:tcPr>
          <w:p w14:paraId="0AB02DA9" w14:textId="77777777" w:rsidR="002C4B30" w:rsidRDefault="00000000">
            <w:pPr>
              <w:jc w:val="center"/>
            </w:pPr>
            <w:r>
              <w:rPr>
                <w:rFonts w:ascii="Arial" w:eastAsia="Arial" w:hAnsi="Arial" w:cs="Arial"/>
                <w:color w:val="1F3864"/>
                <w:sz w:val="20"/>
                <w:szCs w:val="20"/>
              </w:rPr>
              <w:t>0.83</w:t>
            </w:r>
          </w:p>
        </w:tc>
        <w:tc>
          <w:tcPr>
            <w:tcW w:w="16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20" w:type="dxa"/>
              <w:bottom w:w="100" w:type="dxa"/>
              <w:right w:w="120" w:type="dxa"/>
            </w:tcMar>
            <w:vAlign w:val="center"/>
          </w:tcPr>
          <w:p w14:paraId="23D46D49" w14:textId="77777777" w:rsidR="002C4B30" w:rsidRDefault="00000000">
            <w:pPr>
              <w:jc w:val="center"/>
            </w:pPr>
            <w:r>
              <w:rPr>
                <w:rFonts w:ascii="Arial" w:eastAsia="Arial" w:hAnsi="Arial" w:cs="Arial"/>
                <w:color w:val="1F3864"/>
                <w:sz w:val="20"/>
                <w:szCs w:val="20"/>
              </w:rPr>
              <w:t>0.83</w:t>
            </w:r>
          </w:p>
        </w:tc>
        <w:tc>
          <w:tcPr>
            <w:tcW w:w="1640" w:type="dxa"/>
            <w:tcBorders>
              <w:top w:val="single" w:sz="4" w:space="0" w:color="CCCCCC"/>
              <w:left w:val="single" w:sz="4" w:space="0" w:color="CCCCCC"/>
              <w:bottom w:val="single" w:sz="4" w:space="0" w:color="CCCCCC"/>
              <w:right w:val="single" w:sz="4" w:space="0" w:color="CCCCCC"/>
            </w:tcBorders>
            <w:shd w:val="clear" w:color="auto" w:fill="FDFEFE"/>
            <w:tcMar>
              <w:top w:w="100" w:type="dxa"/>
              <w:left w:w="120" w:type="dxa"/>
              <w:bottom w:w="100" w:type="dxa"/>
              <w:right w:w="120" w:type="dxa"/>
            </w:tcMar>
            <w:vAlign w:val="center"/>
          </w:tcPr>
          <w:p w14:paraId="27714889" w14:textId="77777777" w:rsidR="002C4B30" w:rsidRDefault="00000000">
            <w:pPr>
              <w:jc w:val="center"/>
            </w:pPr>
            <w:r>
              <w:rPr>
                <w:rFonts w:ascii="Arial" w:eastAsia="Arial" w:hAnsi="Arial" w:cs="Arial"/>
                <w:color w:val="1F3864"/>
                <w:sz w:val="20"/>
                <w:szCs w:val="20"/>
              </w:rPr>
              <w:t>243</w:t>
            </w:r>
          </w:p>
        </w:tc>
      </w:tr>
    </w:tbl>
    <w:p w14:paraId="3B626740" w14:textId="77777777" w:rsidR="002C4B30" w:rsidRDefault="002C4B30">
      <w:pPr>
        <w:spacing w:before="60" w:after="60"/>
      </w:pPr>
    </w:p>
    <w:p w14:paraId="491FE3CE" w14:textId="77777777" w:rsidR="002C4B30" w:rsidRDefault="00000000">
      <w:pPr>
        <w:spacing w:before="180" w:after="80"/>
      </w:pPr>
      <w:r>
        <w:rPr>
          <w:rFonts w:ascii="Arial" w:eastAsia="Arial" w:hAnsi="Arial" w:cs="Arial"/>
          <w:b/>
          <w:bCs/>
          <w:color w:val="2E75B6"/>
        </w:rPr>
        <w:t>Clinical Interpretation of Threshold 9</w:t>
      </w:r>
    </w:p>
    <w:p w14:paraId="677342B4" w14:textId="77777777" w:rsidR="002C4B30" w:rsidRDefault="00000000">
      <w:pPr>
        <w:spacing w:before="80" w:after="80"/>
      </w:pPr>
      <w:r>
        <w:rPr>
          <w:rFonts w:ascii="Arial" w:eastAsia="Arial" w:hAnsi="Arial" w:cs="Arial"/>
          <w:sz w:val="22"/>
          <w:szCs w:val="22"/>
        </w:rPr>
        <w:t>Lowering the classification threshold from 10 to 9 introduces a conservative screening strategy with the following clinical implications:</w:t>
      </w:r>
    </w:p>
    <w:p w14:paraId="4BD2F0AC" w14:textId="77777777" w:rsidR="002C4B30" w:rsidRDefault="00000000">
      <w:pPr>
        <w:pStyle w:val="ListParagraph"/>
        <w:numPr>
          <w:ilvl w:val="0"/>
          <w:numId w:val="2"/>
        </w:numPr>
        <w:spacing w:before="60" w:after="60"/>
      </w:pPr>
      <w:r>
        <w:rPr>
          <w:rFonts w:ascii="Arial" w:eastAsia="Arial" w:hAnsi="Arial" w:cs="Arial"/>
          <w:sz w:val="22"/>
          <w:szCs w:val="22"/>
        </w:rPr>
        <w:t xml:space="preserve">False Negatives (FN) are further reduced, meaning fewer at-risk patients are </w:t>
      </w:r>
      <w:proofErr w:type="gramStart"/>
      <w:r>
        <w:rPr>
          <w:rFonts w:ascii="Arial" w:eastAsia="Arial" w:hAnsi="Arial" w:cs="Arial"/>
          <w:sz w:val="22"/>
          <w:szCs w:val="22"/>
        </w:rPr>
        <w:t>missed —</w:t>
      </w:r>
      <w:proofErr w:type="gramEnd"/>
      <w:r>
        <w:rPr>
          <w:rFonts w:ascii="Arial" w:eastAsia="Arial" w:hAnsi="Arial" w:cs="Arial"/>
          <w:sz w:val="22"/>
          <w:szCs w:val="22"/>
        </w:rPr>
        <w:t xml:space="preserve"> the most critical improvement in a clinical context.</w:t>
      </w:r>
    </w:p>
    <w:p w14:paraId="7667C4EE" w14:textId="77777777" w:rsidR="002C4B30" w:rsidRDefault="00000000">
      <w:pPr>
        <w:pStyle w:val="ListParagraph"/>
        <w:numPr>
          <w:ilvl w:val="0"/>
          <w:numId w:val="2"/>
        </w:numPr>
        <w:spacing w:before="60" w:after="60"/>
      </w:pPr>
      <w:r>
        <w:rPr>
          <w:rFonts w:ascii="Arial" w:eastAsia="Arial" w:hAnsi="Arial" w:cs="Arial"/>
          <w:sz w:val="22"/>
          <w:szCs w:val="22"/>
        </w:rPr>
        <w:t>True Positives (TP) increase, improving overall sensitivity and recall for the depressed class.</w:t>
      </w:r>
    </w:p>
    <w:p w14:paraId="05FAE57C" w14:textId="77777777" w:rsidR="002C4B30" w:rsidRDefault="00000000">
      <w:pPr>
        <w:pStyle w:val="ListParagraph"/>
        <w:numPr>
          <w:ilvl w:val="0"/>
          <w:numId w:val="2"/>
        </w:numPr>
        <w:spacing w:before="60" w:after="60"/>
      </w:pPr>
      <w:r>
        <w:rPr>
          <w:rFonts w:ascii="Arial" w:eastAsia="Arial" w:hAnsi="Arial" w:cs="Arial"/>
          <w:sz w:val="22"/>
          <w:szCs w:val="22"/>
        </w:rPr>
        <w:lastRenderedPageBreak/>
        <w:t>False Positives (FP) slightly increase, directing more healthy individuals toward precautionary screening. This is an acceptable trade-off in clinical settings where missing a case is far more costly than an extra referral.</w:t>
      </w:r>
    </w:p>
    <w:p w14:paraId="054285D1" w14:textId="77777777" w:rsidR="002C4B30" w:rsidRDefault="00000000">
      <w:pPr>
        <w:pStyle w:val="ListParagraph"/>
        <w:numPr>
          <w:ilvl w:val="0"/>
          <w:numId w:val="2"/>
        </w:numPr>
        <w:spacing w:before="60" w:after="60"/>
      </w:pPr>
      <w:r>
        <w:rPr>
          <w:rFonts w:ascii="Arial" w:eastAsia="Arial" w:hAnsi="Arial" w:cs="Arial"/>
          <w:sz w:val="22"/>
          <w:szCs w:val="22"/>
        </w:rPr>
        <w:t>True Negatives (TN) may decrease marginally, reflecting the conservative shift of the decision boundary.</w:t>
      </w:r>
    </w:p>
    <w:p w14:paraId="64144624" w14:textId="77777777" w:rsidR="002C4B30" w:rsidRDefault="002C4B30">
      <w:pPr>
        <w:spacing w:before="60" w:after="60"/>
      </w:pPr>
    </w:p>
    <w:p w14:paraId="78D3BB26" w14:textId="77777777" w:rsidR="002C4B30" w:rsidRDefault="00000000">
      <w:pPr>
        <w:spacing w:before="80" w:after="80"/>
      </w:pPr>
      <w:r>
        <w:rPr>
          <w:rFonts w:ascii="Arial" w:eastAsia="Arial" w:hAnsi="Arial" w:cs="Arial"/>
          <w:sz w:val="22"/>
          <w:szCs w:val="22"/>
        </w:rPr>
        <w:t>Based on the confusion matrix results, the selected Ridge system demonstrated a strong clinical balance under both thresholds. The Threshold = 9 configuration is recommended when prioritizing patient safety and minimizing the risk of undetected depression cases, particularly in high-stakes screening environments.</w:t>
      </w:r>
    </w:p>
    <w:p w14:paraId="6DBFAC78" w14:textId="77777777" w:rsidR="002C4B30" w:rsidRDefault="002C4B30">
      <w:pPr>
        <w:spacing w:before="60" w:after="60"/>
      </w:pPr>
    </w:p>
    <w:p w14:paraId="6D48679C" w14:textId="77777777" w:rsidR="002C4B30" w:rsidRDefault="00000000">
      <w:pPr>
        <w:pBdr>
          <w:top w:val="single" w:sz="6" w:space="4" w:color="2E75B6"/>
        </w:pBdr>
        <w:spacing w:before="300" w:after="0"/>
        <w:jc w:val="center"/>
      </w:pPr>
      <w:r>
        <w:rPr>
          <w:rFonts w:ascii="Arial" w:eastAsia="Arial" w:hAnsi="Arial" w:cs="Arial"/>
          <w:i/>
          <w:iCs/>
          <w:color w:val="888888"/>
          <w:sz w:val="18"/>
          <w:szCs w:val="18"/>
        </w:rPr>
        <w:t xml:space="preserve">End of Section 6.2 – </w:t>
      </w:r>
      <w:proofErr w:type="gramStart"/>
      <w:r>
        <w:rPr>
          <w:rFonts w:ascii="Arial" w:eastAsia="Arial" w:hAnsi="Arial" w:cs="Arial"/>
          <w:i/>
          <w:iCs/>
          <w:color w:val="888888"/>
          <w:sz w:val="18"/>
          <w:szCs w:val="18"/>
        </w:rPr>
        <w:t>6.3  |</w:t>
      </w:r>
      <w:proofErr w:type="gramEnd"/>
      <w:r>
        <w:rPr>
          <w:rFonts w:ascii="Arial" w:eastAsia="Arial" w:hAnsi="Arial" w:cs="Arial"/>
          <w:i/>
          <w:iCs/>
          <w:color w:val="888888"/>
          <w:sz w:val="18"/>
          <w:szCs w:val="18"/>
        </w:rPr>
        <w:t xml:space="preserve">  Text-Based Model Evaluation Report</w:t>
      </w:r>
    </w:p>
    <w:p w14:paraId="0DBBBACB" w14:textId="77777777" w:rsidR="00742E4A" w:rsidRDefault="00742E4A" w:rsidP="00742E4A">
      <w:pPr>
        <w:spacing w:before="240" w:after="120"/>
      </w:pPr>
      <w:r>
        <w:rPr>
          <w:b/>
          <w:bCs/>
          <w:color w:val="000000"/>
        </w:rPr>
        <w:t>6.2.4 Hybrid Depression Detection System</w:t>
      </w:r>
    </w:p>
    <w:p w14:paraId="75F9BF9B" w14:textId="77777777" w:rsidR="00742E4A" w:rsidRDefault="00742E4A" w:rsidP="00742E4A">
      <w:r>
        <w:t>The optimized fusion strategy combining text and audio modalities achieved the highest overall performance across all evaluated approaches:</w:t>
      </w:r>
    </w:p>
    <w:p w14:paraId="0938908D" w14:textId="77777777" w:rsidR="00742E4A" w:rsidRDefault="00742E4A" w:rsidP="00742E4A">
      <w:pPr>
        <w:pStyle w:val="ListParagraph"/>
        <w:numPr>
          <w:ilvl w:val="0"/>
          <w:numId w:val="70"/>
        </w:numPr>
        <w:spacing w:before="40" w:after="80"/>
        <w:contextualSpacing w:val="0"/>
        <w:jc w:val="left"/>
      </w:pPr>
      <w:r>
        <w:rPr>
          <w:b/>
          <w:bCs/>
          <w:color w:val="000000"/>
        </w:rPr>
        <w:t xml:space="preserve">Fusion Formula: </w:t>
      </w:r>
      <w:r>
        <w:t>Final Score = 0.62 × Text PHQ Score + 0.38 × Audio PHQ Score</w:t>
      </w:r>
    </w:p>
    <w:p w14:paraId="5A0E32C9" w14:textId="77777777" w:rsidR="00742E4A" w:rsidRDefault="00742E4A" w:rsidP="00742E4A">
      <w:pPr>
        <w:pStyle w:val="ListParagraph"/>
        <w:numPr>
          <w:ilvl w:val="0"/>
          <w:numId w:val="70"/>
        </w:numPr>
        <w:spacing w:before="40" w:after="80"/>
        <w:contextualSpacing w:val="0"/>
        <w:jc w:val="left"/>
      </w:pPr>
      <w:r>
        <w:rPr>
          <w:b/>
          <w:bCs/>
          <w:color w:val="000000"/>
        </w:rPr>
        <w:t xml:space="preserve">Regression Performance: </w:t>
      </w:r>
      <w:r>
        <w:t>R² = 0.69, MAE = 2.63 — significantly outperforming single-modality models.</w:t>
      </w:r>
    </w:p>
    <w:p w14:paraId="6DBF2062" w14:textId="77777777" w:rsidR="00742E4A" w:rsidRDefault="00742E4A" w:rsidP="00742E4A">
      <w:pPr>
        <w:pStyle w:val="ListParagraph"/>
        <w:numPr>
          <w:ilvl w:val="0"/>
          <w:numId w:val="70"/>
        </w:numPr>
        <w:spacing w:before="40" w:after="80"/>
        <w:contextualSpacing w:val="0"/>
        <w:jc w:val="left"/>
      </w:pPr>
      <w:r>
        <w:rPr>
          <w:b/>
          <w:bCs/>
          <w:color w:val="000000"/>
        </w:rPr>
        <w:t xml:space="preserve">Classification Accuracy: </w:t>
      </w:r>
      <w:r>
        <w:t>.</w:t>
      </w:r>
      <w:r>
        <w:rPr>
          <w:rFonts w:hint="cs"/>
          <w:rtl/>
        </w:rPr>
        <w:t>91</w:t>
      </w:r>
      <w:r>
        <w:t>% when applying PHQ ≥ 9 threshold for depression detection.</w:t>
      </w:r>
    </w:p>
    <w:p w14:paraId="584A47DC" w14:textId="77777777" w:rsidR="00742E4A" w:rsidRDefault="00742E4A" w:rsidP="00742E4A">
      <w:pPr>
        <w:pStyle w:val="ListParagraph"/>
        <w:numPr>
          <w:ilvl w:val="0"/>
          <w:numId w:val="70"/>
        </w:numPr>
        <w:spacing w:before="40" w:after="80"/>
        <w:contextualSpacing w:val="0"/>
        <w:jc w:val="left"/>
      </w:pPr>
      <w:r>
        <w:rPr>
          <w:b/>
          <w:bCs/>
          <w:color w:val="000000"/>
        </w:rPr>
        <w:t xml:space="preserve">Comparison: </w:t>
      </w:r>
      <w:r>
        <w:t>Text-only: 83% accuracy | Audio-only (Ridge): 82% accuracy | Hybrid Fusion: 88.77% accuracy.</w:t>
      </w:r>
    </w:p>
    <w:p w14:paraId="34B3B14B" w14:textId="77777777" w:rsidR="00742E4A" w:rsidRDefault="00742E4A" w:rsidP="00742E4A">
      <w:pPr>
        <w:spacing w:after="120"/>
        <w:rPr>
          <w:lang w:bidi="ar-EG"/>
        </w:rPr>
      </w:pPr>
    </w:p>
    <w:p w14:paraId="6CA55313" w14:textId="77777777" w:rsidR="00742E4A" w:rsidRDefault="00742E4A" w:rsidP="00742E4A">
      <w:pPr>
        <w:spacing w:before="240" w:after="120"/>
        <w:jc w:val="center"/>
      </w:pPr>
      <w:r>
        <w:rPr>
          <w:noProof/>
        </w:rPr>
        <w:lastRenderedPageBreak/>
        <w:drawing>
          <wp:inline distT="0" distB="0" distL="0" distR="0" wp14:anchorId="4C564122" wp14:editId="256185A7">
            <wp:extent cx="2438400" cy="1799704"/>
            <wp:effectExtent l="0" t="0" r="0" b="0"/>
            <wp:docPr id="5" name="Figure 6.4 – Hybrid Fusion Architecture" descr="Figure 6.4 – Hybrid Fusion Architecture" title="Figure 6.4 – Hybrid Fu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2443743" cy="1803647"/>
                    </a:xfrm>
                    <a:prstGeom prst="rect">
                      <a:avLst/>
                    </a:prstGeom>
                  </pic:spPr>
                </pic:pic>
              </a:graphicData>
            </a:graphic>
          </wp:inline>
        </w:drawing>
      </w:r>
    </w:p>
    <w:p w14:paraId="1D70EF06" w14:textId="77777777" w:rsidR="00742E4A" w:rsidRDefault="00742E4A" w:rsidP="00742E4A">
      <w:pPr>
        <w:spacing w:after="240"/>
        <w:jc w:val="center"/>
      </w:pPr>
      <w:r>
        <w:rPr>
          <w:i/>
          <w:iCs/>
          <w:color w:val="595959"/>
          <w:sz w:val="20"/>
          <w:szCs w:val="20"/>
        </w:rPr>
        <w:t>Figure 6.4 – Hybrid Fusion Architecture</w:t>
      </w:r>
    </w:p>
    <w:p w14:paraId="108E7B0B" w14:textId="77777777" w:rsidR="00742E4A" w:rsidRDefault="00742E4A" w:rsidP="00742E4A">
      <w:pPr>
        <w:spacing w:before="120" w:after="80"/>
        <w:jc w:val="center"/>
      </w:pPr>
      <w:r>
        <w:rPr>
          <w:b/>
          <w:bCs/>
          <w:color w:val="000000"/>
        </w:rPr>
        <w:t>Table 6.3 – Hybrid Fusion vs. Single Modality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42E4A" w14:paraId="17E41A93" w14:textId="77777777" w:rsidTr="00116B52">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51321DF" w14:textId="77777777" w:rsidR="00742E4A" w:rsidRDefault="00742E4A" w:rsidP="00116B52">
            <w:pPr>
              <w:jc w:val="center"/>
            </w:pPr>
            <w:r>
              <w:rPr>
                <w:b/>
                <w:bCs/>
                <w:color w:val="FFFFFF"/>
                <w:sz w:val="20"/>
                <w:szCs w:val="20"/>
              </w:rPr>
              <w:t>Approach</w:t>
            </w:r>
          </w:p>
        </w:tc>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A074FCB" w14:textId="77777777" w:rsidR="00742E4A" w:rsidRDefault="00742E4A" w:rsidP="00116B52">
            <w:pPr>
              <w:jc w:val="center"/>
            </w:pPr>
            <w:r>
              <w:rPr>
                <w:b/>
                <w:bCs/>
                <w:color w:val="FFFFFF"/>
                <w:sz w:val="20"/>
                <w:szCs w:val="20"/>
              </w:rPr>
              <w:t>R² Score</w:t>
            </w:r>
          </w:p>
        </w:tc>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58CC1D0" w14:textId="77777777" w:rsidR="00742E4A" w:rsidRDefault="00742E4A" w:rsidP="00116B52">
            <w:pPr>
              <w:jc w:val="center"/>
            </w:pPr>
            <w:r>
              <w:rPr>
                <w:b/>
                <w:bCs/>
                <w:color w:val="FFFFFF"/>
                <w:sz w:val="20"/>
                <w:szCs w:val="20"/>
              </w:rPr>
              <w:t>MAE</w:t>
            </w:r>
          </w:p>
        </w:tc>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3F422B4" w14:textId="77777777" w:rsidR="00742E4A" w:rsidRDefault="00742E4A" w:rsidP="00116B52">
            <w:pPr>
              <w:jc w:val="center"/>
            </w:pPr>
            <w:r>
              <w:rPr>
                <w:b/>
                <w:bCs/>
                <w:color w:val="FFFFFF"/>
                <w:sz w:val="20"/>
                <w:szCs w:val="20"/>
              </w:rPr>
              <w:t>Accuracy (%)</w:t>
            </w:r>
          </w:p>
        </w:tc>
      </w:tr>
      <w:tr w:rsidR="00742E4A" w14:paraId="5A7414EC" w14:textId="77777777" w:rsidTr="00116B52">
        <w:tc>
          <w:tcPr>
            <w:tcW w:w="2340"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24DC424F" w14:textId="77777777" w:rsidR="00742E4A" w:rsidRDefault="00742E4A" w:rsidP="00116B52">
            <w:pPr>
              <w:jc w:val="center"/>
            </w:pPr>
            <w:r>
              <w:rPr>
                <w:color w:val="000000"/>
                <w:sz w:val="20"/>
                <w:szCs w:val="20"/>
              </w:rPr>
              <w:t>Audio — Ridge</w:t>
            </w:r>
          </w:p>
        </w:tc>
        <w:tc>
          <w:tcPr>
            <w:tcW w:w="2340"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30E8A06D" w14:textId="77777777" w:rsidR="00742E4A" w:rsidRDefault="00742E4A" w:rsidP="00116B52">
            <w:pPr>
              <w:jc w:val="center"/>
            </w:pPr>
            <w:r>
              <w:rPr>
                <w:color w:val="000000"/>
                <w:sz w:val="20"/>
                <w:szCs w:val="20"/>
              </w:rPr>
              <w:t>0.37</w:t>
            </w:r>
          </w:p>
        </w:tc>
        <w:tc>
          <w:tcPr>
            <w:tcW w:w="2340"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675F3343" w14:textId="77777777" w:rsidR="00742E4A" w:rsidRDefault="00742E4A" w:rsidP="00116B52">
            <w:pPr>
              <w:jc w:val="center"/>
            </w:pPr>
            <w:r>
              <w:rPr>
                <w:color w:val="000000"/>
                <w:sz w:val="20"/>
                <w:szCs w:val="20"/>
              </w:rPr>
              <w:t>3.34</w:t>
            </w:r>
          </w:p>
        </w:tc>
        <w:tc>
          <w:tcPr>
            <w:tcW w:w="2340"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4A3E7DFC" w14:textId="77777777" w:rsidR="00742E4A" w:rsidRDefault="00742E4A" w:rsidP="00116B52">
            <w:pPr>
              <w:jc w:val="center"/>
            </w:pPr>
            <w:r>
              <w:rPr>
                <w:color w:val="000000"/>
                <w:sz w:val="20"/>
                <w:szCs w:val="20"/>
              </w:rPr>
              <w:t>82%</w:t>
            </w:r>
          </w:p>
        </w:tc>
      </w:tr>
      <w:tr w:rsidR="00742E4A" w14:paraId="273F4682" w14:textId="77777777" w:rsidTr="00116B52">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537C8C" w14:textId="77777777" w:rsidR="00742E4A" w:rsidRDefault="00742E4A" w:rsidP="00116B52">
            <w:pPr>
              <w:jc w:val="center"/>
            </w:pPr>
            <w:r>
              <w:rPr>
                <w:color w:val="000000"/>
                <w:sz w:val="20"/>
                <w:szCs w:val="20"/>
              </w:rPr>
              <w:t>Text — Ridge</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DDE665" w14:textId="77777777" w:rsidR="00742E4A" w:rsidRDefault="00742E4A" w:rsidP="00116B52">
            <w:pPr>
              <w:jc w:val="center"/>
            </w:pPr>
            <w:r>
              <w:rPr>
                <w:color w:val="000000"/>
                <w:sz w:val="20"/>
                <w:szCs w:val="20"/>
              </w:rPr>
              <w:t>0.60</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DC7ADF" w14:textId="77777777" w:rsidR="00742E4A" w:rsidRDefault="00742E4A" w:rsidP="00116B52">
            <w:pPr>
              <w:jc w:val="center"/>
            </w:pPr>
            <w:r>
              <w:rPr>
                <w:color w:val="000000"/>
                <w:sz w:val="20"/>
                <w:szCs w:val="20"/>
              </w:rPr>
              <w:t>2.65</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62901B" w14:textId="77777777" w:rsidR="00742E4A" w:rsidRDefault="00742E4A" w:rsidP="00116B52">
            <w:pPr>
              <w:jc w:val="center"/>
            </w:pPr>
            <w:r>
              <w:rPr>
                <w:color w:val="000000"/>
                <w:sz w:val="20"/>
                <w:szCs w:val="20"/>
              </w:rPr>
              <w:t>83%</w:t>
            </w:r>
          </w:p>
        </w:tc>
      </w:tr>
      <w:tr w:rsidR="00742E4A" w14:paraId="5CFB6CA3" w14:textId="77777777" w:rsidTr="00116B52">
        <w:tc>
          <w:tcPr>
            <w:tcW w:w="2340"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4180B5E1" w14:textId="77777777" w:rsidR="00742E4A" w:rsidRDefault="00742E4A" w:rsidP="00116B52">
            <w:pPr>
              <w:jc w:val="center"/>
            </w:pPr>
            <w:r>
              <w:rPr>
                <w:color w:val="000000"/>
                <w:sz w:val="20"/>
                <w:szCs w:val="20"/>
              </w:rPr>
              <w:t>Hybrid Fusion</w:t>
            </w:r>
          </w:p>
        </w:tc>
        <w:tc>
          <w:tcPr>
            <w:tcW w:w="2340"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01CE4B9D" w14:textId="77777777" w:rsidR="00742E4A" w:rsidRDefault="00742E4A" w:rsidP="00116B52">
            <w:pPr>
              <w:jc w:val="center"/>
            </w:pPr>
            <w:r>
              <w:rPr>
                <w:color w:val="000000"/>
                <w:sz w:val="20"/>
                <w:szCs w:val="20"/>
              </w:rPr>
              <w:t>0.69</w:t>
            </w:r>
          </w:p>
        </w:tc>
        <w:tc>
          <w:tcPr>
            <w:tcW w:w="2340"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62377577" w14:textId="77777777" w:rsidR="00742E4A" w:rsidRDefault="00742E4A" w:rsidP="00116B52">
            <w:pPr>
              <w:jc w:val="center"/>
            </w:pPr>
            <w:r>
              <w:rPr>
                <w:color w:val="000000"/>
                <w:sz w:val="20"/>
                <w:szCs w:val="20"/>
              </w:rPr>
              <w:t>2.63</w:t>
            </w:r>
          </w:p>
        </w:tc>
        <w:tc>
          <w:tcPr>
            <w:tcW w:w="2340"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tcPr>
          <w:p w14:paraId="04A22F40" w14:textId="77777777" w:rsidR="00742E4A" w:rsidRDefault="00742E4A" w:rsidP="00116B52">
            <w:pPr>
              <w:jc w:val="center"/>
            </w:pPr>
            <w:r>
              <w:rPr>
                <w:rFonts w:hint="cs"/>
                <w:rtl/>
              </w:rPr>
              <w:t>%91</w:t>
            </w:r>
          </w:p>
        </w:tc>
      </w:tr>
    </w:tbl>
    <w:p w14:paraId="34838082" w14:textId="77777777" w:rsidR="00742E4A" w:rsidRDefault="00742E4A" w:rsidP="00742E4A">
      <w:pPr>
        <w:spacing w:before="240" w:after="120"/>
        <w:jc w:val="center"/>
      </w:pPr>
      <w:r>
        <w:rPr>
          <w:noProof/>
        </w:rPr>
        <w:drawing>
          <wp:inline distT="0" distB="0" distL="0" distR="0" wp14:anchorId="2F616C84" wp14:editId="53C5C323">
            <wp:extent cx="3650673" cy="1652244"/>
            <wp:effectExtent l="0" t="0" r="698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660067" cy="1656496"/>
                    </a:xfrm>
                    <a:prstGeom prst="rect">
                      <a:avLst/>
                    </a:prstGeom>
                  </pic:spPr>
                </pic:pic>
              </a:graphicData>
            </a:graphic>
          </wp:inline>
        </w:drawing>
      </w:r>
    </w:p>
    <w:p w14:paraId="33E5C628" w14:textId="77777777" w:rsidR="00742E4A" w:rsidRDefault="00742E4A" w:rsidP="00742E4A">
      <w:pPr>
        <w:spacing w:after="240"/>
        <w:jc w:val="center"/>
      </w:pPr>
      <w:r>
        <w:rPr>
          <w:i/>
          <w:iCs/>
          <w:color w:val="595959"/>
          <w:sz w:val="20"/>
          <w:szCs w:val="20"/>
        </w:rPr>
        <w:t>Figure 6.5 – Classification Accuracy: Text vs Audio vs Hybrid Fusion</w:t>
      </w:r>
    </w:p>
    <w:p w14:paraId="10EFB896" w14:textId="77777777" w:rsidR="00742E4A" w:rsidRDefault="00742E4A" w:rsidP="00742E4A">
      <w:pPr>
        <w:spacing w:before="240" w:after="120"/>
        <w:jc w:val="center"/>
      </w:pPr>
      <w:r>
        <w:rPr>
          <w:noProof/>
        </w:rPr>
        <w:lastRenderedPageBreak/>
        <w:drawing>
          <wp:inline distT="0" distB="0" distL="0" distR="0" wp14:anchorId="0222A68D" wp14:editId="692136BE">
            <wp:extent cx="3020291" cy="1404787"/>
            <wp:effectExtent l="0" t="0" r="8890" b="5080"/>
            <wp:docPr id="7" name="Figure 6.6 – Regression Performance: R² and MAE Comparison" descr="Figure 6.6 – Regression Performance: R² and MAE Comparison" title="Figure 6.6 – Regression Performance: R² and MA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3028810" cy="1408749"/>
                    </a:xfrm>
                    <a:prstGeom prst="rect">
                      <a:avLst/>
                    </a:prstGeom>
                  </pic:spPr>
                </pic:pic>
              </a:graphicData>
            </a:graphic>
          </wp:inline>
        </w:drawing>
      </w:r>
    </w:p>
    <w:p w14:paraId="578913FA" w14:textId="77777777" w:rsidR="00742E4A" w:rsidRDefault="00742E4A" w:rsidP="00742E4A">
      <w:pPr>
        <w:spacing w:after="240"/>
        <w:jc w:val="center"/>
      </w:pPr>
      <w:r>
        <w:rPr>
          <w:i/>
          <w:iCs/>
          <w:color w:val="595959"/>
          <w:sz w:val="20"/>
          <w:szCs w:val="20"/>
        </w:rPr>
        <w:t>Figure 6.6 – Regression Performance: R² and MAE Comparison</w:t>
      </w:r>
    </w:p>
    <w:p w14:paraId="40D05495" w14:textId="77777777" w:rsidR="00742E4A" w:rsidRDefault="00742E4A" w:rsidP="00742E4A">
      <w:pPr>
        <w:spacing w:before="200" w:after="80"/>
      </w:pPr>
      <w:r>
        <w:rPr>
          <w:b/>
          <w:bCs/>
        </w:rPr>
        <w:t>Table 6.4a – Confusion Matrix: Hybrid Fusion Model (62% Text + 38% Audio)</w:t>
      </w:r>
    </w:p>
    <w:tbl>
      <w:tblPr>
        <w:tblW w:w="936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2600"/>
        <w:gridCol w:w="2300"/>
        <w:gridCol w:w="2230"/>
        <w:gridCol w:w="2230"/>
      </w:tblGrid>
      <w:tr w:rsidR="00742E4A" w14:paraId="2F0E7A59" w14:textId="77777777" w:rsidTr="00116B52">
        <w:trPr>
          <w:tblHeader/>
        </w:trPr>
        <w:tc>
          <w:tcPr>
            <w:tcW w:w="2600" w:type="dxa"/>
            <w:shd w:val="clear" w:color="auto" w:fill="4472C4"/>
            <w:tcMar>
              <w:top w:w="80" w:type="dxa"/>
              <w:left w:w="120" w:type="dxa"/>
              <w:bottom w:w="80" w:type="dxa"/>
              <w:right w:w="120" w:type="dxa"/>
            </w:tcMar>
          </w:tcPr>
          <w:p w14:paraId="1349AE26" w14:textId="77777777" w:rsidR="00742E4A" w:rsidRDefault="00742E4A" w:rsidP="00116B52"/>
        </w:tc>
        <w:tc>
          <w:tcPr>
            <w:tcW w:w="2300" w:type="dxa"/>
            <w:shd w:val="clear" w:color="auto" w:fill="4472C4"/>
            <w:tcMar>
              <w:top w:w="80" w:type="dxa"/>
              <w:left w:w="120" w:type="dxa"/>
              <w:bottom w:w="80" w:type="dxa"/>
              <w:right w:w="120" w:type="dxa"/>
            </w:tcMar>
          </w:tcPr>
          <w:p w14:paraId="0CAAAF5D" w14:textId="77777777" w:rsidR="00742E4A" w:rsidRDefault="00742E4A" w:rsidP="00116B52">
            <w:pPr>
              <w:jc w:val="center"/>
            </w:pPr>
            <w:r>
              <w:rPr>
                <w:b/>
                <w:color w:val="FFFFFF"/>
              </w:rPr>
              <w:t>Pred: Not Depressed</w:t>
            </w:r>
          </w:p>
        </w:tc>
        <w:tc>
          <w:tcPr>
            <w:tcW w:w="2230" w:type="dxa"/>
            <w:shd w:val="clear" w:color="auto" w:fill="4472C4"/>
            <w:tcMar>
              <w:top w:w="80" w:type="dxa"/>
              <w:left w:w="120" w:type="dxa"/>
              <w:bottom w:w="80" w:type="dxa"/>
              <w:right w:w="120" w:type="dxa"/>
            </w:tcMar>
          </w:tcPr>
          <w:p w14:paraId="0B16482C" w14:textId="77777777" w:rsidR="00742E4A" w:rsidRDefault="00742E4A" w:rsidP="00116B52">
            <w:pPr>
              <w:jc w:val="center"/>
            </w:pPr>
            <w:r>
              <w:rPr>
                <w:b/>
                <w:color w:val="FFFFFF"/>
              </w:rPr>
              <w:t>Pred: Depressed</w:t>
            </w:r>
          </w:p>
        </w:tc>
        <w:tc>
          <w:tcPr>
            <w:tcW w:w="2230" w:type="dxa"/>
            <w:shd w:val="clear" w:color="auto" w:fill="4472C4"/>
            <w:tcMar>
              <w:top w:w="80" w:type="dxa"/>
              <w:left w:w="120" w:type="dxa"/>
              <w:bottom w:w="80" w:type="dxa"/>
              <w:right w:w="120" w:type="dxa"/>
            </w:tcMar>
          </w:tcPr>
          <w:p w14:paraId="70DB7B1A" w14:textId="77777777" w:rsidR="00742E4A" w:rsidRDefault="00742E4A" w:rsidP="00116B52">
            <w:pPr>
              <w:jc w:val="center"/>
            </w:pPr>
            <w:r>
              <w:rPr>
                <w:b/>
                <w:color w:val="FFFFFF"/>
              </w:rPr>
              <w:t>Total</w:t>
            </w:r>
          </w:p>
        </w:tc>
      </w:tr>
      <w:tr w:rsidR="00742E4A" w14:paraId="0DA69E79" w14:textId="77777777" w:rsidTr="00116B52">
        <w:tc>
          <w:tcPr>
            <w:tcW w:w="2600" w:type="dxa"/>
            <w:shd w:val="clear" w:color="auto" w:fill="D9E2F3"/>
            <w:tcMar>
              <w:top w:w="80" w:type="dxa"/>
              <w:left w:w="120" w:type="dxa"/>
              <w:bottom w:w="80" w:type="dxa"/>
              <w:right w:w="120" w:type="dxa"/>
            </w:tcMar>
          </w:tcPr>
          <w:p w14:paraId="5978835E" w14:textId="77777777" w:rsidR="00742E4A" w:rsidRDefault="00742E4A" w:rsidP="00116B52">
            <w:proofErr w:type="gramStart"/>
            <w:r>
              <w:rPr>
                <w:b/>
              </w:rPr>
              <w:t>Actual</w:t>
            </w:r>
            <w:proofErr w:type="gramEnd"/>
            <w:r>
              <w:rPr>
                <w:b/>
              </w:rPr>
              <w:t>: Not Depressed</w:t>
            </w:r>
          </w:p>
        </w:tc>
        <w:tc>
          <w:tcPr>
            <w:tcW w:w="2300" w:type="dxa"/>
            <w:shd w:val="clear" w:color="auto" w:fill="E2EFDA"/>
            <w:tcMar>
              <w:top w:w="80" w:type="dxa"/>
              <w:left w:w="120" w:type="dxa"/>
              <w:bottom w:w="80" w:type="dxa"/>
              <w:right w:w="120" w:type="dxa"/>
            </w:tcMar>
          </w:tcPr>
          <w:p w14:paraId="7F54A195" w14:textId="77777777" w:rsidR="00742E4A" w:rsidRDefault="00742E4A" w:rsidP="00116B52">
            <w:pPr>
              <w:jc w:val="center"/>
            </w:pPr>
            <w:r>
              <w:rPr>
                <w:b/>
                <w:color w:val="375623"/>
              </w:rPr>
              <w:t>11</w:t>
            </w:r>
            <w:r>
              <w:rPr>
                <w:rFonts w:hint="cs"/>
                <w:b/>
                <w:color w:val="375623"/>
                <w:rtl/>
              </w:rPr>
              <w:t>5</w:t>
            </w:r>
            <w:r>
              <w:rPr>
                <w:b/>
                <w:color w:val="375623"/>
              </w:rPr>
              <w:t xml:space="preserve"> (TN)</w:t>
            </w:r>
          </w:p>
        </w:tc>
        <w:tc>
          <w:tcPr>
            <w:tcW w:w="2230" w:type="dxa"/>
            <w:shd w:val="clear" w:color="auto" w:fill="FCE4D6"/>
            <w:tcMar>
              <w:top w:w="80" w:type="dxa"/>
              <w:left w:w="120" w:type="dxa"/>
              <w:bottom w:w="80" w:type="dxa"/>
              <w:right w:w="120" w:type="dxa"/>
            </w:tcMar>
          </w:tcPr>
          <w:p w14:paraId="6CC7DBAB" w14:textId="77777777" w:rsidR="00742E4A" w:rsidRDefault="00742E4A" w:rsidP="00116B52">
            <w:pPr>
              <w:jc w:val="center"/>
            </w:pPr>
            <w:r>
              <w:rPr>
                <w:rFonts w:hint="cs"/>
                <w:b/>
                <w:color w:val="833C00"/>
                <w:rtl/>
              </w:rPr>
              <w:t>5</w:t>
            </w:r>
            <w:r>
              <w:rPr>
                <w:b/>
                <w:color w:val="833C00"/>
              </w:rPr>
              <w:t>(FP)</w:t>
            </w:r>
          </w:p>
        </w:tc>
        <w:tc>
          <w:tcPr>
            <w:tcW w:w="2230" w:type="dxa"/>
            <w:tcMar>
              <w:top w:w="80" w:type="dxa"/>
              <w:left w:w="120" w:type="dxa"/>
              <w:bottom w:w="80" w:type="dxa"/>
              <w:right w:w="120" w:type="dxa"/>
            </w:tcMar>
          </w:tcPr>
          <w:p w14:paraId="4A4329C7" w14:textId="77777777" w:rsidR="00742E4A" w:rsidRDefault="00742E4A" w:rsidP="00116B52">
            <w:pPr>
              <w:jc w:val="center"/>
            </w:pPr>
            <w:r>
              <w:t>120</w:t>
            </w:r>
          </w:p>
        </w:tc>
      </w:tr>
      <w:tr w:rsidR="00742E4A" w14:paraId="715BCED3" w14:textId="77777777" w:rsidTr="00116B52">
        <w:tc>
          <w:tcPr>
            <w:tcW w:w="2600" w:type="dxa"/>
            <w:shd w:val="clear" w:color="auto" w:fill="D9E2F3"/>
            <w:tcMar>
              <w:top w:w="80" w:type="dxa"/>
              <w:left w:w="120" w:type="dxa"/>
              <w:bottom w:w="80" w:type="dxa"/>
              <w:right w:w="120" w:type="dxa"/>
            </w:tcMar>
          </w:tcPr>
          <w:p w14:paraId="4C1A4001" w14:textId="77777777" w:rsidR="00742E4A" w:rsidRDefault="00742E4A" w:rsidP="00116B52">
            <w:proofErr w:type="gramStart"/>
            <w:r>
              <w:rPr>
                <w:b/>
              </w:rPr>
              <w:t>Actual</w:t>
            </w:r>
            <w:proofErr w:type="gramEnd"/>
            <w:r>
              <w:rPr>
                <w:b/>
              </w:rPr>
              <w:t>: Depressed</w:t>
            </w:r>
          </w:p>
        </w:tc>
        <w:tc>
          <w:tcPr>
            <w:tcW w:w="2300" w:type="dxa"/>
            <w:shd w:val="clear" w:color="auto" w:fill="FCE4D6"/>
            <w:tcMar>
              <w:top w:w="80" w:type="dxa"/>
              <w:left w:w="120" w:type="dxa"/>
              <w:bottom w:w="80" w:type="dxa"/>
              <w:right w:w="120" w:type="dxa"/>
            </w:tcMar>
          </w:tcPr>
          <w:p w14:paraId="26163B1C" w14:textId="77777777" w:rsidR="00742E4A" w:rsidRDefault="00742E4A" w:rsidP="00116B52">
            <w:pPr>
              <w:jc w:val="center"/>
            </w:pPr>
            <w:r>
              <w:rPr>
                <w:b/>
                <w:color w:val="833C00"/>
              </w:rPr>
              <w:t>1</w:t>
            </w:r>
            <w:r>
              <w:rPr>
                <w:rFonts w:hint="cs"/>
                <w:b/>
                <w:color w:val="833C00"/>
                <w:rtl/>
              </w:rPr>
              <w:t>1</w:t>
            </w:r>
            <w:r>
              <w:rPr>
                <w:b/>
                <w:color w:val="833C00"/>
              </w:rPr>
              <w:t xml:space="preserve"> (FN)</w:t>
            </w:r>
          </w:p>
        </w:tc>
        <w:tc>
          <w:tcPr>
            <w:tcW w:w="2230" w:type="dxa"/>
            <w:shd w:val="clear" w:color="auto" w:fill="E2EFDA"/>
            <w:tcMar>
              <w:top w:w="80" w:type="dxa"/>
              <w:left w:w="120" w:type="dxa"/>
              <w:bottom w:w="80" w:type="dxa"/>
              <w:right w:w="120" w:type="dxa"/>
            </w:tcMar>
          </w:tcPr>
          <w:p w14:paraId="3DE6655B" w14:textId="77777777" w:rsidR="00742E4A" w:rsidRDefault="00742E4A" w:rsidP="00116B52">
            <w:pPr>
              <w:jc w:val="center"/>
            </w:pPr>
            <w:r>
              <w:rPr>
                <w:rFonts w:hint="cs"/>
                <w:b/>
                <w:color w:val="375623"/>
                <w:rtl/>
              </w:rPr>
              <w:t>56</w:t>
            </w:r>
            <w:r>
              <w:rPr>
                <w:b/>
                <w:color w:val="375623"/>
              </w:rPr>
              <w:t>(TP)</w:t>
            </w:r>
          </w:p>
        </w:tc>
        <w:tc>
          <w:tcPr>
            <w:tcW w:w="2230" w:type="dxa"/>
            <w:tcMar>
              <w:top w:w="80" w:type="dxa"/>
              <w:left w:w="120" w:type="dxa"/>
              <w:bottom w:w="80" w:type="dxa"/>
              <w:right w:w="120" w:type="dxa"/>
            </w:tcMar>
          </w:tcPr>
          <w:p w14:paraId="4ACB3923" w14:textId="77777777" w:rsidR="00742E4A" w:rsidRDefault="00742E4A" w:rsidP="00116B52">
            <w:pPr>
              <w:jc w:val="center"/>
            </w:pPr>
            <w:r>
              <w:t>67</w:t>
            </w:r>
          </w:p>
        </w:tc>
      </w:tr>
      <w:tr w:rsidR="00742E4A" w14:paraId="50E84B14" w14:textId="77777777" w:rsidTr="00116B52">
        <w:tc>
          <w:tcPr>
            <w:tcW w:w="2600" w:type="dxa"/>
            <w:shd w:val="clear" w:color="auto" w:fill="4472C4"/>
            <w:tcMar>
              <w:top w:w="80" w:type="dxa"/>
              <w:left w:w="120" w:type="dxa"/>
              <w:bottom w:w="80" w:type="dxa"/>
              <w:right w:w="120" w:type="dxa"/>
            </w:tcMar>
          </w:tcPr>
          <w:p w14:paraId="6A1A700F" w14:textId="77777777" w:rsidR="00742E4A" w:rsidRDefault="00742E4A" w:rsidP="00116B52">
            <w:pPr>
              <w:jc w:val="center"/>
            </w:pPr>
            <w:r>
              <w:rPr>
                <w:b/>
                <w:color w:val="FFFFFF"/>
              </w:rPr>
              <w:t>Total</w:t>
            </w:r>
          </w:p>
        </w:tc>
        <w:tc>
          <w:tcPr>
            <w:tcW w:w="2300" w:type="dxa"/>
            <w:shd w:val="clear" w:color="auto" w:fill="4472C4"/>
            <w:tcMar>
              <w:top w:w="80" w:type="dxa"/>
              <w:left w:w="120" w:type="dxa"/>
              <w:bottom w:w="80" w:type="dxa"/>
              <w:right w:w="120" w:type="dxa"/>
            </w:tcMar>
          </w:tcPr>
          <w:p w14:paraId="1349CF96" w14:textId="77777777" w:rsidR="00742E4A" w:rsidRDefault="00742E4A" w:rsidP="00116B52">
            <w:pPr>
              <w:jc w:val="center"/>
            </w:pPr>
            <w:r>
              <w:rPr>
                <w:color w:val="FFFFFF"/>
              </w:rPr>
              <w:t>12</w:t>
            </w:r>
            <w:r>
              <w:rPr>
                <w:rFonts w:hint="cs"/>
                <w:color w:val="FFFFFF"/>
                <w:rtl/>
              </w:rPr>
              <w:t>6</w:t>
            </w:r>
          </w:p>
        </w:tc>
        <w:tc>
          <w:tcPr>
            <w:tcW w:w="2230" w:type="dxa"/>
            <w:shd w:val="clear" w:color="auto" w:fill="4472C4"/>
            <w:tcMar>
              <w:top w:w="80" w:type="dxa"/>
              <w:left w:w="120" w:type="dxa"/>
              <w:bottom w:w="80" w:type="dxa"/>
              <w:right w:w="120" w:type="dxa"/>
            </w:tcMar>
          </w:tcPr>
          <w:p w14:paraId="11AD62B2" w14:textId="77777777" w:rsidR="00742E4A" w:rsidRDefault="00742E4A" w:rsidP="00116B52">
            <w:pPr>
              <w:jc w:val="center"/>
            </w:pPr>
            <w:r>
              <w:rPr>
                <w:color w:val="FFFFFF"/>
              </w:rPr>
              <w:t>6</w:t>
            </w:r>
            <w:r>
              <w:rPr>
                <w:rFonts w:hint="cs"/>
                <w:color w:val="FFFFFF"/>
                <w:rtl/>
              </w:rPr>
              <w:t>1</w:t>
            </w:r>
          </w:p>
        </w:tc>
        <w:tc>
          <w:tcPr>
            <w:tcW w:w="2230" w:type="dxa"/>
            <w:shd w:val="clear" w:color="auto" w:fill="4472C4"/>
            <w:tcMar>
              <w:top w:w="80" w:type="dxa"/>
              <w:left w:w="120" w:type="dxa"/>
              <w:bottom w:w="80" w:type="dxa"/>
              <w:right w:w="120" w:type="dxa"/>
            </w:tcMar>
          </w:tcPr>
          <w:p w14:paraId="43AFF8CB" w14:textId="77777777" w:rsidR="00742E4A" w:rsidRDefault="00742E4A" w:rsidP="00116B52">
            <w:pPr>
              <w:jc w:val="center"/>
            </w:pPr>
            <w:r>
              <w:rPr>
                <w:b/>
                <w:color w:val="FFFFFF"/>
              </w:rPr>
              <w:t>187</w:t>
            </w:r>
          </w:p>
        </w:tc>
      </w:tr>
    </w:tbl>
    <w:p w14:paraId="7A95151B" w14:textId="77777777" w:rsidR="00742E4A" w:rsidRDefault="00742E4A" w:rsidP="00742E4A">
      <w:pPr>
        <w:spacing w:before="200" w:after="80"/>
      </w:pPr>
      <w:r>
        <w:rPr>
          <w:b/>
          <w:bCs/>
        </w:rPr>
        <w:t>Table 6.4b – Classification Report: Hybrid Fusion Model (62% Text + 38% Audio)</w:t>
      </w:r>
    </w:p>
    <w:tbl>
      <w:tblPr>
        <w:tblW w:w="936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2360"/>
        <w:gridCol w:w="1750"/>
        <w:gridCol w:w="1750"/>
        <w:gridCol w:w="1750"/>
        <w:gridCol w:w="1750"/>
      </w:tblGrid>
      <w:tr w:rsidR="00742E4A" w14:paraId="008FCF3A" w14:textId="77777777" w:rsidTr="00116B52">
        <w:trPr>
          <w:tblHeader/>
        </w:trPr>
        <w:tc>
          <w:tcPr>
            <w:tcW w:w="2360" w:type="dxa"/>
            <w:shd w:val="clear" w:color="auto" w:fill="4472C4"/>
            <w:tcMar>
              <w:top w:w="80" w:type="dxa"/>
              <w:left w:w="120" w:type="dxa"/>
              <w:bottom w:w="80" w:type="dxa"/>
              <w:right w:w="120" w:type="dxa"/>
            </w:tcMar>
          </w:tcPr>
          <w:p w14:paraId="44579AA7" w14:textId="77777777" w:rsidR="00742E4A" w:rsidRDefault="00742E4A" w:rsidP="00116B52">
            <w:r>
              <w:rPr>
                <w:b/>
                <w:color w:val="FFFFFF"/>
              </w:rPr>
              <w:t>Class</w:t>
            </w:r>
          </w:p>
        </w:tc>
        <w:tc>
          <w:tcPr>
            <w:tcW w:w="1750" w:type="dxa"/>
            <w:shd w:val="clear" w:color="auto" w:fill="4472C4"/>
            <w:tcMar>
              <w:top w:w="80" w:type="dxa"/>
              <w:left w:w="120" w:type="dxa"/>
              <w:bottom w:w="80" w:type="dxa"/>
              <w:right w:w="120" w:type="dxa"/>
            </w:tcMar>
          </w:tcPr>
          <w:p w14:paraId="6FD4DD98" w14:textId="77777777" w:rsidR="00742E4A" w:rsidRDefault="00742E4A" w:rsidP="00116B52">
            <w:pPr>
              <w:jc w:val="center"/>
            </w:pPr>
            <w:r>
              <w:rPr>
                <w:b/>
                <w:color w:val="FFFFFF"/>
              </w:rPr>
              <w:t>Precision</w:t>
            </w:r>
          </w:p>
        </w:tc>
        <w:tc>
          <w:tcPr>
            <w:tcW w:w="1750" w:type="dxa"/>
            <w:shd w:val="clear" w:color="auto" w:fill="4472C4"/>
            <w:tcMar>
              <w:top w:w="80" w:type="dxa"/>
              <w:left w:w="120" w:type="dxa"/>
              <w:bottom w:w="80" w:type="dxa"/>
              <w:right w:w="120" w:type="dxa"/>
            </w:tcMar>
          </w:tcPr>
          <w:p w14:paraId="544603C2" w14:textId="77777777" w:rsidR="00742E4A" w:rsidRDefault="00742E4A" w:rsidP="00116B52">
            <w:pPr>
              <w:jc w:val="center"/>
            </w:pPr>
            <w:r>
              <w:rPr>
                <w:b/>
                <w:color w:val="FFFFFF"/>
              </w:rPr>
              <w:t>Recall</w:t>
            </w:r>
          </w:p>
        </w:tc>
        <w:tc>
          <w:tcPr>
            <w:tcW w:w="1750" w:type="dxa"/>
            <w:shd w:val="clear" w:color="auto" w:fill="4472C4"/>
            <w:tcMar>
              <w:top w:w="80" w:type="dxa"/>
              <w:left w:w="120" w:type="dxa"/>
              <w:bottom w:w="80" w:type="dxa"/>
              <w:right w:w="120" w:type="dxa"/>
            </w:tcMar>
          </w:tcPr>
          <w:p w14:paraId="1D0B06EA" w14:textId="77777777" w:rsidR="00742E4A" w:rsidRDefault="00742E4A" w:rsidP="00116B52">
            <w:pPr>
              <w:jc w:val="center"/>
            </w:pPr>
            <w:r>
              <w:rPr>
                <w:b/>
                <w:color w:val="FFFFFF"/>
              </w:rPr>
              <w:t>F1-Score</w:t>
            </w:r>
          </w:p>
        </w:tc>
        <w:tc>
          <w:tcPr>
            <w:tcW w:w="1750" w:type="dxa"/>
            <w:shd w:val="clear" w:color="auto" w:fill="4472C4"/>
            <w:tcMar>
              <w:top w:w="80" w:type="dxa"/>
              <w:left w:w="120" w:type="dxa"/>
              <w:bottom w:w="80" w:type="dxa"/>
              <w:right w:w="120" w:type="dxa"/>
            </w:tcMar>
          </w:tcPr>
          <w:p w14:paraId="4B1505E4" w14:textId="77777777" w:rsidR="00742E4A" w:rsidRDefault="00742E4A" w:rsidP="00116B52">
            <w:pPr>
              <w:jc w:val="center"/>
            </w:pPr>
            <w:r>
              <w:rPr>
                <w:b/>
                <w:color w:val="FFFFFF"/>
              </w:rPr>
              <w:t>Support</w:t>
            </w:r>
          </w:p>
        </w:tc>
      </w:tr>
      <w:tr w:rsidR="00742E4A" w14:paraId="3E9BCFB9" w14:textId="77777777" w:rsidTr="00116B52">
        <w:tc>
          <w:tcPr>
            <w:tcW w:w="2360" w:type="dxa"/>
            <w:shd w:val="clear" w:color="auto" w:fill="D9E2F3"/>
            <w:tcMar>
              <w:top w:w="80" w:type="dxa"/>
              <w:left w:w="120" w:type="dxa"/>
              <w:bottom w:w="80" w:type="dxa"/>
              <w:right w:w="120" w:type="dxa"/>
            </w:tcMar>
          </w:tcPr>
          <w:p w14:paraId="280D9DEB" w14:textId="77777777" w:rsidR="00742E4A" w:rsidRDefault="00742E4A" w:rsidP="00116B52">
            <w:r>
              <w:rPr>
                <w:b/>
              </w:rPr>
              <w:t>Normal (&lt;9)</w:t>
            </w:r>
          </w:p>
        </w:tc>
        <w:tc>
          <w:tcPr>
            <w:tcW w:w="1750" w:type="dxa"/>
            <w:tcMar>
              <w:top w:w="80" w:type="dxa"/>
              <w:left w:w="120" w:type="dxa"/>
              <w:bottom w:w="80" w:type="dxa"/>
              <w:right w:w="120" w:type="dxa"/>
            </w:tcMar>
          </w:tcPr>
          <w:p w14:paraId="2D6FFC8B" w14:textId="77777777" w:rsidR="00742E4A" w:rsidRDefault="00742E4A" w:rsidP="00116B52">
            <w:pPr>
              <w:jc w:val="center"/>
            </w:pPr>
            <w:r>
              <w:t>0.90</w:t>
            </w:r>
          </w:p>
        </w:tc>
        <w:tc>
          <w:tcPr>
            <w:tcW w:w="1750" w:type="dxa"/>
            <w:tcMar>
              <w:top w:w="80" w:type="dxa"/>
              <w:left w:w="120" w:type="dxa"/>
              <w:bottom w:w="80" w:type="dxa"/>
              <w:right w:w="120" w:type="dxa"/>
            </w:tcMar>
          </w:tcPr>
          <w:p w14:paraId="3C381A01" w14:textId="77777777" w:rsidR="00742E4A" w:rsidRDefault="00742E4A" w:rsidP="00116B52">
            <w:pPr>
              <w:jc w:val="center"/>
            </w:pPr>
            <w:r>
              <w:t>0.93</w:t>
            </w:r>
          </w:p>
        </w:tc>
        <w:tc>
          <w:tcPr>
            <w:tcW w:w="1750" w:type="dxa"/>
            <w:tcMar>
              <w:top w:w="80" w:type="dxa"/>
              <w:left w:w="120" w:type="dxa"/>
              <w:bottom w:w="80" w:type="dxa"/>
              <w:right w:w="120" w:type="dxa"/>
            </w:tcMar>
          </w:tcPr>
          <w:p w14:paraId="4F4A6EB8" w14:textId="77777777" w:rsidR="00742E4A" w:rsidRDefault="00742E4A" w:rsidP="00116B52">
            <w:pPr>
              <w:jc w:val="center"/>
            </w:pPr>
            <w:r>
              <w:t>0.91</w:t>
            </w:r>
          </w:p>
        </w:tc>
        <w:tc>
          <w:tcPr>
            <w:tcW w:w="1750" w:type="dxa"/>
            <w:tcMar>
              <w:top w:w="80" w:type="dxa"/>
              <w:left w:w="120" w:type="dxa"/>
              <w:bottom w:w="80" w:type="dxa"/>
              <w:right w:w="120" w:type="dxa"/>
            </w:tcMar>
          </w:tcPr>
          <w:p w14:paraId="75865C9C" w14:textId="77777777" w:rsidR="00742E4A" w:rsidRDefault="00742E4A" w:rsidP="00116B52">
            <w:pPr>
              <w:jc w:val="center"/>
            </w:pPr>
            <w:r>
              <w:t>120</w:t>
            </w:r>
          </w:p>
        </w:tc>
      </w:tr>
      <w:tr w:rsidR="00742E4A" w14:paraId="5D5AD2F8" w14:textId="77777777" w:rsidTr="00116B52">
        <w:tc>
          <w:tcPr>
            <w:tcW w:w="2360" w:type="dxa"/>
            <w:shd w:val="clear" w:color="auto" w:fill="D9E2F3"/>
            <w:tcMar>
              <w:top w:w="80" w:type="dxa"/>
              <w:left w:w="120" w:type="dxa"/>
              <w:bottom w:w="80" w:type="dxa"/>
              <w:right w:w="120" w:type="dxa"/>
            </w:tcMar>
          </w:tcPr>
          <w:p w14:paraId="7A7CBA34" w14:textId="77777777" w:rsidR="00742E4A" w:rsidRDefault="00742E4A" w:rsidP="00116B52">
            <w:r>
              <w:rPr>
                <w:b/>
              </w:rPr>
              <w:t>Depressed (≥9)</w:t>
            </w:r>
          </w:p>
        </w:tc>
        <w:tc>
          <w:tcPr>
            <w:tcW w:w="1750" w:type="dxa"/>
            <w:tcMar>
              <w:top w:w="80" w:type="dxa"/>
              <w:left w:w="120" w:type="dxa"/>
              <w:bottom w:w="80" w:type="dxa"/>
              <w:right w:w="120" w:type="dxa"/>
            </w:tcMar>
          </w:tcPr>
          <w:p w14:paraId="1E006078" w14:textId="77777777" w:rsidR="00742E4A" w:rsidRDefault="00742E4A" w:rsidP="00116B52">
            <w:pPr>
              <w:jc w:val="center"/>
            </w:pPr>
            <w:r>
              <w:t>0.87</w:t>
            </w:r>
          </w:p>
        </w:tc>
        <w:tc>
          <w:tcPr>
            <w:tcW w:w="1750" w:type="dxa"/>
            <w:tcMar>
              <w:top w:w="80" w:type="dxa"/>
              <w:left w:w="120" w:type="dxa"/>
              <w:bottom w:w="80" w:type="dxa"/>
              <w:right w:w="120" w:type="dxa"/>
            </w:tcMar>
          </w:tcPr>
          <w:p w14:paraId="0F818D93" w14:textId="77777777" w:rsidR="00742E4A" w:rsidRDefault="00742E4A" w:rsidP="00116B52">
            <w:pPr>
              <w:jc w:val="center"/>
            </w:pPr>
            <w:r>
              <w:t>0.81</w:t>
            </w:r>
          </w:p>
        </w:tc>
        <w:tc>
          <w:tcPr>
            <w:tcW w:w="1750" w:type="dxa"/>
            <w:tcMar>
              <w:top w:w="80" w:type="dxa"/>
              <w:left w:w="120" w:type="dxa"/>
              <w:bottom w:w="80" w:type="dxa"/>
              <w:right w:w="120" w:type="dxa"/>
            </w:tcMar>
          </w:tcPr>
          <w:p w14:paraId="7820F9CB" w14:textId="77777777" w:rsidR="00742E4A" w:rsidRDefault="00742E4A" w:rsidP="00116B52">
            <w:pPr>
              <w:jc w:val="center"/>
            </w:pPr>
            <w:r>
              <w:t>0.84</w:t>
            </w:r>
          </w:p>
        </w:tc>
        <w:tc>
          <w:tcPr>
            <w:tcW w:w="1750" w:type="dxa"/>
            <w:tcMar>
              <w:top w:w="80" w:type="dxa"/>
              <w:left w:w="120" w:type="dxa"/>
              <w:bottom w:w="80" w:type="dxa"/>
              <w:right w:w="120" w:type="dxa"/>
            </w:tcMar>
          </w:tcPr>
          <w:p w14:paraId="241BE632" w14:textId="77777777" w:rsidR="00742E4A" w:rsidRDefault="00742E4A" w:rsidP="00116B52">
            <w:pPr>
              <w:jc w:val="center"/>
            </w:pPr>
            <w:r>
              <w:t>67</w:t>
            </w:r>
          </w:p>
        </w:tc>
      </w:tr>
      <w:tr w:rsidR="00742E4A" w14:paraId="0552121F" w14:textId="77777777" w:rsidTr="00116B52">
        <w:tc>
          <w:tcPr>
            <w:tcW w:w="2360" w:type="dxa"/>
            <w:shd w:val="clear" w:color="auto" w:fill="4472C4"/>
            <w:tcMar>
              <w:top w:w="80" w:type="dxa"/>
              <w:left w:w="120" w:type="dxa"/>
              <w:bottom w:w="80" w:type="dxa"/>
              <w:right w:w="120" w:type="dxa"/>
            </w:tcMar>
          </w:tcPr>
          <w:p w14:paraId="005C66E3" w14:textId="77777777" w:rsidR="00742E4A" w:rsidRDefault="00742E4A" w:rsidP="00116B52">
            <w:pPr>
              <w:jc w:val="center"/>
            </w:pPr>
            <w:r>
              <w:rPr>
                <w:b/>
                <w:color w:val="FFFFFF"/>
              </w:rPr>
              <w:t>Accuracy</w:t>
            </w:r>
          </w:p>
        </w:tc>
        <w:tc>
          <w:tcPr>
            <w:tcW w:w="1750" w:type="dxa"/>
            <w:shd w:val="clear" w:color="auto" w:fill="4472C4"/>
            <w:tcMar>
              <w:top w:w="80" w:type="dxa"/>
              <w:left w:w="120" w:type="dxa"/>
              <w:bottom w:w="80" w:type="dxa"/>
              <w:right w:w="120" w:type="dxa"/>
            </w:tcMar>
          </w:tcPr>
          <w:p w14:paraId="73E3D06D" w14:textId="77777777" w:rsidR="00742E4A" w:rsidRDefault="00742E4A" w:rsidP="00116B52">
            <w:pPr>
              <w:jc w:val="center"/>
            </w:pPr>
            <w:r>
              <w:rPr>
                <w:color w:val="FFFFFF"/>
              </w:rPr>
              <w:t>—</w:t>
            </w:r>
          </w:p>
        </w:tc>
        <w:tc>
          <w:tcPr>
            <w:tcW w:w="1750" w:type="dxa"/>
            <w:shd w:val="clear" w:color="auto" w:fill="4472C4"/>
            <w:tcMar>
              <w:top w:w="80" w:type="dxa"/>
              <w:left w:w="120" w:type="dxa"/>
              <w:bottom w:w="80" w:type="dxa"/>
              <w:right w:w="120" w:type="dxa"/>
            </w:tcMar>
          </w:tcPr>
          <w:p w14:paraId="05BFEE1F" w14:textId="77777777" w:rsidR="00742E4A" w:rsidRDefault="00742E4A" w:rsidP="00116B52">
            <w:pPr>
              <w:jc w:val="center"/>
            </w:pPr>
            <w:r>
              <w:rPr>
                <w:color w:val="FFFFFF"/>
              </w:rPr>
              <w:t>—</w:t>
            </w:r>
          </w:p>
        </w:tc>
        <w:tc>
          <w:tcPr>
            <w:tcW w:w="1750" w:type="dxa"/>
            <w:shd w:val="clear" w:color="auto" w:fill="4472C4"/>
            <w:tcMar>
              <w:top w:w="80" w:type="dxa"/>
              <w:left w:w="120" w:type="dxa"/>
              <w:bottom w:w="80" w:type="dxa"/>
              <w:right w:w="120" w:type="dxa"/>
            </w:tcMar>
          </w:tcPr>
          <w:p w14:paraId="2F1EDB2D" w14:textId="77777777" w:rsidR="00742E4A" w:rsidRDefault="00742E4A" w:rsidP="00116B52">
            <w:pPr>
              <w:jc w:val="center"/>
            </w:pPr>
            <w:r>
              <w:rPr>
                <w:b/>
                <w:color w:val="FFFFFF"/>
              </w:rPr>
              <w:t>0.89</w:t>
            </w:r>
          </w:p>
        </w:tc>
        <w:tc>
          <w:tcPr>
            <w:tcW w:w="1750" w:type="dxa"/>
            <w:shd w:val="clear" w:color="auto" w:fill="4472C4"/>
            <w:tcMar>
              <w:top w:w="80" w:type="dxa"/>
              <w:left w:w="120" w:type="dxa"/>
              <w:bottom w:w="80" w:type="dxa"/>
              <w:right w:w="120" w:type="dxa"/>
            </w:tcMar>
          </w:tcPr>
          <w:p w14:paraId="4DCB24DD" w14:textId="77777777" w:rsidR="00742E4A" w:rsidRDefault="00742E4A" w:rsidP="00116B52">
            <w:pPr>
              <w:jc w:val="center"/>
            </w:pPr>
            <w:r>
              <w:rPr>
                <w:color w:val="FFFFFF"/>
              </w:rPr>
              <w:t>187</w:t>
            </w:r>
          </w:p>
        </w:tc>
      </w:tr>
      <w:tr w:rsidR="00742E4A" w14:paraId="1DCC43BB" w14:textId="77777777" w:rsidTr="00116B52">
        <w:tc>
          <w:tcPr>
            <w:tcW w:w="2360" w:type="dxa"/>
            <w:shd w:val="clear" w:color="auto" w:fill="D9E2F3"/>
            <w:tcMar>
              <w:top w:w="80" w:type="dxa"/>
              <w:left w:w="120" w:type="dxa"/>
              <w:bottom w:w="80" w:type="dxa"/>
              <w:right w:w="120" w:type="dxa"/>
            </w:tcMar>
          </w:tcPr>
          <w:p w14:paraId="388DEEF4" w14:textId="77777777" w:rsidR="00742E4A" w:rsidRDefault="00742E4A" w:rsidP="00116B52">
            <w:r>
              <w:rPr>
                <w:b/>
              </w:rPr>
              <w:t>Macro Avg</w:t>
            </w:r>
          </w:p>
        </w:tc>
        <w:tc>
          <w:tcPr>
            <w:tcW w:w="1750" w:type="dxa"/>
            <w:tcMar>
              <w:top w:w="80" w:type="dxa"/>
              <w:left w:w="120" w:type="dxa"/>
              <w:bottom w:w="80" w:type="dxa"/>
              <w:right w:w="120" w:type="dxa"/>
            </w:tcMar>
          </w:tcPr>
          <w:p w14:paraId="3814C941" w14:textId="77777777" w:rsidR="00742E4A" w:rsidRDefault="00742E4A" w:rsidP="00116B52">
            <w:pPr>
              <w:jc w:val="center"/>
            </w:pPr>
            <w:r>
              <w:t>0.88</w:t>
            </w:r>
          </w:p>
        </w:tc>
        <w:tc>
          <w:tcPr>
            <w:tcW w:w="1750" w:type="dxa"/>
            <w:tcMar>
              <w:top w:w="80" w:type="dxa"/>
              <w:left w:w="120" w:type="dxa"/>
              <w:bottom w:w="80" w:type="dxa"/>
              <w:right w:w="120" w:type="dxa"/>
            </w:tcMar>
          </w:tcPr>
          <w:p w14:paraId="10798873" w14:textId="77777777" w:rsidR="00742E4A" w:rsidRDefault="00742E4A" w:rsidP="00116B52">
            <w:pPr>
              <w:jc w:val="center"/>
            </w:pPr>
            <w:r>
              <w:t>0.87</w:t>
            </w:r>
          </w:p>
        </w:tc>
        <w:tc>
          <w:tcPr>
            <w:tcW w:w="1750" w:type="dxa"/>
            <w:tcMar>
              <w:top w:w="80" w:type="dxa"/>
              <w:left w:w="120" w:type="dxa"/>
              <w:bottom w:w="80" w:type="dxa"/>
              <w:right w:w="120" w:type="dxa"/>
            </w:tcMar>
          </w:tcPr>
          <w:p w14:paraId="21746258" w14:textId="77777777" w:rsidR="00742E4A" w:rsidRDefault="00742E4A" w:rsidP="00116B52">
            <w:pPr>
              <w:jc w:val="center"/>
            </w:pPr>
            <w:r>
              <w:t>0.88</w:t>
            </w:r>
          </w:p>
        </w:tc>
        <w:tc>
          <w:tcPr>
            <w:tcW w:w="1750" w:type="dxa"/>
            <w:tcMar>
              <w:top w:w="80" w:type="dxa"/>
              <w:left w:w="120" w:type="dxa"/>
              <w:bottom w:w="80" w:type="dxa"/>
              <w:right w:w="120" w:type="dxa"/>
            </w:tcMar>
          </w:tcPr>
          <w:p w14:paraId="08ED9726" w14:textId="77777777" w:rsidR="00742E4A" w:rsidRDefault="00742E4A" w:rsidP="00116B52">
            <w:pPr>
              <w:jc w:val="center"/>
            </w:pPr>
            <w:r>
              <w:t>187</w:t>
            </w:r>
          </w:p>
        </w:tc>
      </w:tr>
      <w:tr w:rsidR="00742E4A" w14:paraId="6C253640" w14:textId="77777777" w:rsidTr="00116B52">
        <w:tc>
          <w:tcPr>
            <w:tcW w:w="2360" w:type="dxa"/>
            <w:shd w:val="clear" w:color="auto" w:fill="D9E2F3"/>
            <w:tcMar>
              <w:top w:w="80" w:type="dxa"/>
              <w:left w:w="120" w:type="dxa"/>
              <w:bottom w:w="80" w:type="dxa"/>
              <w:right w:w="120" w:type="dxa"/>
            </w:tcMar>
          </w:tcPr>
          <w:p w14:paraId="404F15E1" w14:textId="77777777" w:rsidR="00742E4A" w:rsidRDefault="00742E4A" w:rsidP="00116B52">
            <w:r>
              <w:rPr>
                <w:b/>
              </w:rPr>
              <w:t>Weighted Avg</w:t>
            </w:r>
          </w:p>
        </w:tc>
        <w:tc>
          <w:tcPr>
            <w:tcW w:w="1750" w:type="dxa"/>
            <w:tcMar>
              <w:top w:w="80" w:type="dxa"/>
              <w:left w:w="120" w:type="dxa"/>
              <w:bottom w:w="80" w:type="dxa"/>
              <w:right w:w="120" w:type="dxa"/>
            </w:tcMar>
          </w:tcPr>
          <w:p w14:paraId="35073460" w14:textId="77777777" w:rsidR="00742E4A" w:rsidRDefault="00742E4A" w:rsidP="00116B52">
            <w:pPr>
              <w:jc w:val="center"/>
            </w:pPr>
            <w:r>
              <w:t>0.89</w:t>
            </w:r>
          </w:p>
        </w:tc>
        <w:tc>
          <w:tcPr>
            <w:tcW w:w="1750" w:type="dxa"/>
            <w:tcMar>
              <w:top w:w="80" w:type="dxa"/>
              <w:left w:w="120" w:type="dxa"/>
              <w:bottom w:w="80" w:type="dxa"/>
              <w:right w:w="120" w:type="dxa"/>
            </w:tcMar>
          </w:tcPr>
          <w:p w14:paraId="70712655" w14:textId="77777777" w:rsidR="00742E4A" w:rsidRDefault="00742E4A" w:rsidP="00116B52">
            <w:pPr>
              <w:jc w:val="center"/>
            </w:pPr>
            <w:r>
              <w:t>0.89</w:t>
            </w:r>
          </w:p>
        </w:tc>
        <w:tc>
          <w:tcPr>
            <w:tcW w:w="1750" w:type="dxa"/>
            <w:tcMar>
              <w:top w:w="80" w:type="dxa"/>
              <w:left w:w="120" w:type="dxa"/>
              <w:bottom w:w="80" w:type="dxa"/>
              <w:right w:w="120" w:type="dxa"/>
            </w:tcMar>
          </w:tcPr>
          <w:p w14:paraId="3FD87474" w14:textId="77777777" w:rsidR="00742E4A" w:rsidRDefault="00742E4A" w:rsidP="00116B52">
            <w:pPr>
              <w:jc w:val="center"/>
            </w:pPr>
            <w:r>
              <w:t>0.89</w:t>
            </w:r>
          </w:p>
        </w:tc>
        <w:tc>
          <w:tcPr>
            <w:tcW w:w="1750" w:type="dxa"/>
            <w:tcMar>
              <w:top w:w="80" w:type="dxa"/>
              <w:left w:w="120" w:type="dxa"/>
              <w:bottom w:w="80" w:type="dxa"/>
              <w:right w:w="120" w:type="dxa"/>
            </w:tcMar>
          </w:tcPr>
          <w:p w14:paraId="6DF85D6E" w14:textId="77777777" w:rsidR="00742E4A" w:rsidRDefault="00742E4A" w:rsidP="00116B52">
            <w:pPr>
              <w:jc w:val="center"/>
            </w:pPr>
            <w:r>
              <w:t>187</w:t>
            </w:r>
          </w:p>
        </w:tc>
      </w:tr>
    </w:tbl>
    <w:p w14:paraId="6A9F27AA" w14:textId="77777777" w:rsidR="00742E4A" w:rsidRDefault="00742E4A" w:rsidP="00742E4A">
      <w:pPr>
        <w:spacing w:after="120"/>
      </w:pPr>
    </w:p>
    <w:p w14:paraId="76C18CAE" w14:textId="77777777" w:rsidR="00742E4A" w:rsidRDefault="00742E4A" w:rsidP="00BE67E5">
      <w:pPr>
        <w:pStyle w:val="Heading2"/>
      </w:pPr>
      <w:r>
        <w:lastRenderedPageBreak/>
        <w:t>6.3 Interpretation of Results</w:t>
      </w:r>
    </w:p>
    <w:p w14:paraId="7A3EECF0" w14:textId="77777777" w:rsidR="00742E4A" w:rsidRDefault="00742E4A" w:rsidP="00742E4A">
      <w:r>
        <w:t>The results demonstrate that multimodal depression detection provides superior performance compared with individual modalities. The following interpretation is organized against the main objectives of the proposed system:</w:t>
      </w:r>
    </w:p>
    <w:p w14:paraId="5B14AB99" w14:textId="77777777" w:rsidR="00742E4A" w:rsidRDefault="00742E4A" w:rsidP="00742E4A">
      <w:pPr>
        <w:spacing w:after="120"/>
      </w:pPr>
    </w:p>
    <w:p w14:paraId="4307E286" w14:textId="77777777" w:rsidR="00742E4A" w:rsidRDefault="00742E4A" w:rsidP="00742E4A">
      <w:pPr>
        <w:pStyle w:val="ListParagraph"/>
        <w:numPr>
          <w:ilvl w:val="0"/>
          <w:numId w:val="70"/>
        </w:numPr>
        <w:spacing w:before="40" w:after="80"/>
        <w:contextualSpacing w:val="0"/>
        <w:jc w:val="left"/>
      </w:pPr>
      <w:r>
        <w:rPr>
          <w:b/>
          <w:bCs/>
          <w:color w:val="000000"/>
        </w:rPr>
        <w:t xml:space="preserve">Audio Features Capture Vocal Biomarkers: </w:t>
      </w:r>
      <w:r>
        <w:t xml:space="preserve">MFCC, Chroma, and spectral features effectively encoded prosodic and acoustic properties strongly associated with depressive states, including flattened </w:t>
      </w:r>
      <w:proofErr w:type="gramStart"/>
      <w:r>
        <w:t>affect</w:t>
      </w:r>
      <w:proofErr w:type="gramEnd"/>
      <w:r>
        <w:t>, slowed speech, and reduced vocal energy.</w:t>
      </w:r>
    </w:p>
    <w:p w14:paraId="208A15A2" w14:textId="77777777" w:rsidR="00742E4A" w:rsidRDefault="00742E4A" w:rsidP="00742E4A">
      <w:pPr>
        <w:pStyle w:val="ListParagraph"/>
        <w:numPr>
          <w:ilvl w:val="0"/>
          <w:numId w:val="70"/>
        </w:numPr>
        <w:spacing w:before="40" w:after="80"/>
        <w:contextualSpacing w:val="0"/>
        <w:jc w:val="left"/>
      </w:pPr>
      <w:r>
        <w:rPr>
          <w:b/>
          <w:bCs/>
          <w:color w:val="000000"/>
        </w:rPr>
        <w:t xml:space="preserve">Textual Features Encode Linguistic Signals: </w:t>
      </w:r>
      <w:r>
        <w:t>TF-IDF features captured word choice, syntactic patterns, and semantic content reflective of psychological distress, complementing acoustic information.</w:t>
      </w:r>
    </w:p>
    <w:p w14:paraId="6C6CB15B" w14:textId="77777777" w:rsidR="00742E4A" w:rsidRDefault="00742E4A" w:rsidP="00742E4A">
      <w:pPr>
        <w:pStyle w:val="ListParagraph"/>
        <w:numPr>
          <w:ilvl w:val="0"/>
          <w:numId w:val="70"/>
        </w:numPr>
        <w:spacing w:before="40" w:after="80"/>
        <w:contextualSpacing w:val="0"/>
        <w:jc w:val="left"/>
      </w:pPr>
      <w:r>
        <w:rPr>
          <w:b/>
          <w:bCs/>
          <w:color w:val="000000"/>
        </w:rPr>
        <w:t xml:space="preserve">Fusion Improves Robustness: </w:t>
      </w:r>
      <w:r>
        <w:t>The weighted combination (62% text + 38% audio) reduced individual model limitations — textual predictions were less sensitive to recording noise, while audio predictions were less dependent on transcription accuracy.</w:t>
      </w:r>
    </w:p>
    <w:p w14:paraId="20DCD12B" w14:textId="77777777" w:rsidR="00742E4A" w:rsidRDefault="00742E4A" w:rsidP="00742E4A">
      <w:pPr>
        <w:pStyle w:val="ListParagraph"/>
        <w:numPr>
          <w:ilvl w:val="0"/>
          <w:numId w:val="70"/>
        </w:numPr>
        <w:spacing w:before="40" w:after="80"/>
        <w:contextualSpacing w:val="0"/>
        <w:jc w:val="left"/>
      </w:pPr>
      <w:r>
        <w:rPr>
          <w:b/>
          <w:bCs/>
          <w:color w:val="000000"/>
        </w:rPr>
        <w:t xml:space="preserve">PHQ-8 Threshold Effectiveness: </w:t>
      </w:r>
      <w:r>
        <w:t>Applying PHQ ≥ 9 as a binary depression cutoff on hybrid regression outputs yielded 88.77% classification accuracy, validating the clinical relevance of the fusion approach.</w:t>
      </w:r>
    </w:p>
    <w:p w14:paraId="525121AE" w14:textId="77777777" w:rsidR="00BE67E5" w:rsidRDefault="00BE67E5" w:rsidP="00BE67E5">
      <w:pPr>
        <w:pStyle w:val="Heading2"/>
      </w:pPr>
      <w:r>
        <w:t>6.4 Limitations of the Proposed Solution</w:t>
      </w:r>
    </w:p>
    <w:p w14:paraId="0D85FFDC" w14:textId="77777777" w:rsidR="00BE67E5" w:rsidRDefault="00BE67E5" w:rsidP="00BE67E5">
      <w:r>
        <w:t>Although the proposed system achieved promising results, several limitations remain and should be acknowledged:</w:t>
      </w:r>
    </w:p>
    <w:p w14:paraId="68B540C2" w14:textId="77777777" w:rsidR="00BE67E5" w:rsidRDefault="00BE67E5" w:rsidP="00BE67E5">
      <w:pPr>
        <w:pStyle w:val="ListParagraph"/>
        <w:numPr>
          <w:ilvl w:val="0"/>
          <w:numId w:val="70"/>
        </w:numPr>
        <w:spacing w:before="40" w:after="80"/>
        <w:contextualSpacing w:val="0"/>
        <w:jc w:val="left"/>
      </w:pPr>
      <w:r>
        <w:rPr>
          <w:b/>
          <w:bCs/>
          <w:color w:val="000000"/>
        </w:rPr>
        <w:t xml:space="preserve">Limited Demographic Diversity: </w:t>
      </w:r>
      <w:r>
        <w:t>Although the DAIC-WOZ dataset consists of real, clinically authenticated interviews and was subjected to thorough preprocessing and data augmentation to address class imbalance, it remains limited to English-speaking American participants. This restricts the generalizability of the trained models to other languages, cultures, and demographic groups.</w:t>
      </w:r>
    </w:p>
    <w:p w14:paraId="0C824844" w14:textId="77777777" w:rsidR="00BE67E5" w:rsidRDefault="00BE67E5" w:rsidP="00BE67E5">
      <w:pPr>
        <w:pStyle w:val="ListParagraph"/>
        <w:numPr>
          <w:ilvl w:val="0"/>
          <w:numId w:val="70"/>
        </w:numPr>
        <w:spacing w:before="40" w:after="80"/>
        <w:contextualSpacing w:val="0"/>
        <w:jc w:val="left"/>
      </w:pPr>
      <w:r>
        <w:rPr>
          <w:b/>
          <w:bCs/>
          <w:color w:val="000000"/>
        </w:rPr>
        <w:t xml:space="preserve">Audio Feature Limitations: </w:t>
      </w:r>
      <w:r>
        <w:t xml:space="preserve">The acoustic features used in this work were derived from FORMANT and COVAREP representations, summarized statistically (mean, std, min, max) per session. While this produces a compact and numerically stable feature vector, it </w:t>
      </w:r>
      <w:r>
        <w:lastRenderedPageBreak/>
        <w:t>discards temporal dynamics within each session. Depression-related vocal patterns often evolve over the course of a conversation, and this temporal information is lost during the aggregation step. Future work could explore sequence-based models (e.g., LSTMs or Transformers) that operate directly on frame-level features to capture this temporal structure.</w:t>
      </w:r>
    </w:p>
    <w:p w14:paraId="7D1B20DB" w14:textId="77777777" w:rsidR="00BE67E5" w:rsidRDefault="00BE67E5" w:rsidP="00BE67E5">
      <w:pPr>
        <w:pStyle w:val="ListParagraph"/>
        <w:numPr>
          <w:ilvl w:val="0"/>
          <w:numId w:val="70"/>
        </w:numPr>
        <w:spacing w:before="40" w:after="80"/>
        <w:contextualSpacing w:val="0"/>
        <w:jc w:val="left"/>
      </w:pPr>
      <w:r>
        <w:rPr>
          <w:b/>
          <w:bCs/>
          <w:color w:val="000000"/>
        </w:rPr>
        <w:t xml:space="preserve">Scope Limitation: </w:t>
      </w:r>
      <w:r>
        <w:t>The system is designed specifically for depression detection using the PHQ-8 scale and does not currently support broader mental health diagnosis (e.g., anxiety, PTSD, bipolar disorder).</w:t>
      </w:r>
    </w:p>
    <w:p w14:paraId="14C86EB1" w14:textId="77777777" w:rsidR="00BE67E5" w:rsidRDefault="00BE67E5" w:rsidP="00BE67E5">
      <w:pPr>
        <w:pStyle w:val="ListParagraph"/>
        <w:numPr>
          <w:ilvl w:val="0"/>
          <w:numId w:val="70"/>
        </w:numPr>
        <w:spacing w:before="40"/>
        <w:contextualSpacing w:val="0"/>
        <w:jc w:val="left"/>
      </w:pPr>
      <w:r>
        <w:rPr>
          <w:b/>
          <w:bCs/>
          <w:color w:val="000000"/>
        </w:rPr>
        <w:t xml:space="preserve">Real-Time Processing: </w:t>
      </w:r>
      <w:r>
        <w:t>The current implementation is not optimized for real-time inference, which limits its immediate applicability as a live clinical decision-support tool.</w:t>
      </w:r>
    </w:p>
    <w:p w14:paraId="684B3CF6" w14:textId="77777777" w:rsidR="00BE67E5" w:rsidRDefault="00BE67E5" w:rsidP="00BE67E5">
      <w:pPr>
        <w:pStyle w:val="Heading2"/>
      </w:pPr>
      <w:r>
        <w:t>6.5 Future Work</w:t>
      </w:r>
    </w:p>
    <w:p w14:paraId="296EA035" w14:textId="77777777" w:rsidR="00BE67E5" w:rsidRDefault="00BE67E5" w:rsidP="00BE67E5">
      <w:r>
        <w:t>To address the identified limitations and further enhance the system, the following directions are recommended for future research:</w:t>
      </w:r>
    </w:p>
    <w:p w14:paraId="1404C7E1" w14:textId="77777777" w:rsidR="00BE67E5" w:rsidRDefault="00BE67E5" w:rsidP="00BE67E5">
      <w:pPr>
        <w:pStyle w:val="ListParagraph"/>
        <w:numPr>
          <w:ilvl w:val="0"/>
          <w:numId w:val="70"/>
        </w:numPr>
        <w:spacing w:before="40" w:after="80"/>
        <w:contextualSpacing w:val="0"/>
        <w:jc w:val="left"/>
      </w:pPr>
      <w:r>
        <w:rPr>
          <w:b/>
          <w:bCs/>
          <w:color w:val="000000"/>
        </w:rPr>
        <w:t xml:space="preserve">Larger and More Diverse Datasets: </w:t>
      </w:r>
      <w:r>
        <w:t>Collecting larger, multilingual, and demographically diverse datasets would improve model generalizability and reduce cultural biases in depression detection.</w:t>
      </w:r>
    </w:p>
    <w:p w14:paraId="1674C62D" w14:textId="77777777" w:rsidR="00BE67E5" w:rsidRDefault="00BE67E5" w:rsidP="00BE67E5">
      <w:pPr>
        <w:pStyle w:val="ListParagraph"/>
        <w:numPr>
          <w:ilvl w:val="0"/>
          <w:numId w:val="70"/>
        </w:numPr>
        <w:spacing w:before="40" w:after="80"/>
        <w:contextualSpacing w:val="0"/>
        <w:jc w:val="left"/>
      </w:pPr>
      <w:r>
        <w:rPr>
          <w:b/>
          <w:bCs/>
          <w:color w:val="000000"/>
        </w:rPr>
        <w:t xml:space="preserve">Facial Expression Analysis: </w:t>
      </w:r>
      <w:r>
        <w:t>Incorporating visual modality — specifically facial action units and micro-expressions — could add a third channel of information, further improving detection accuracy in a true multimodal system.</w:t>
      </w:r>
    </w:p>
    <w:p w14:paraId="18E3721C" w14:textId="77777777" w:rsidR="00BE67E5" w:rsidRDefault="00BE67E5" w:rsidP="00BE67E5">
      <w:pPr>
        <w:pStyle w:val="ListParagraph"/>
        <w:numPr>
          <w:ilvl w:val="0"/>
          <w:numId w:val="70"/>
        </w:numPr>
        <w:spacing w:before="40" w:after="80"/>
        <w:contextualSpacing w:val="0"/>
        <w:jc w:val="left"/>
      </w:pPr>
      <w:r>
        <w:rPr>
          <w:b/>
          <w:bCs/>
          <w:color w:val="000000"/>
        </w:rPr>
        <w:t xml:space="preserve">Physiological Signal Integration: </w:t>
      </w:r>
      <w:r>
        <w:t>Integrating physiological signals such as heart rate variability (HRV), EEG, and galvanic skin response (GSR) could provide objective biomarkers that complement subjective audio and text cues.</w:t>
      </w:r>
    </w:p>
    <w:p w14:paraId="689D53C4" w14:textId="77777777" w:rsidR="00BE67E5" w:rsidRDefault="00BE67E5" w:rsidP="00BE67E5">
      <w:pPr>
        <w:pStyle w:val="ListParagraph"/>
        <w:numPr>
          <w:ilvl w:val="0"/>
          <w:numId w:val="70"/>
        </w:numPr>
        <w:spacing w:before="40" w:after="80"/>
        <w:contextualSpacing w:val="0"/>
        <w:jc w:val="left"/>
      </w:pPr>
      <w:r>
        <w:rPr>
          <w:b/>
          <w:bCs/>
          <w:color w:val="000000"/>
        </w:rPr>
        <w:t xml:space="preserve">Advanced Transformer Architectures: </w:t>
      </w:r>
      <w:r>
        <w:t xml:space="preserve">Exploring larger pretrained models (e.g., </w:t>
      </w:r>
      <w:proofErr w:type="spellStart"/>
      <w:r>
        <w:t>RoBERTa</w:t>
      </w:r>
      <w:proofErr w:type="spellEnd"/>
      <w:r>
        <w:t xml:space="preserve"> for text, </w:t>
      </w:r>
      <w:proofErr w:type="spellStart"/>
      <w:r>
        <w:t>HuBERT</w:t>
      </w:r>
      <w:proofErr w:type="spellEnd"/>
      <w:r>
        <w:t xml:space="preserve"> or </w:t>
      </w:r>
      <w:proofErr w:type="spellStart"/>
      <w:r>
        <w:t>WavLM</w:t>
      </w:r>
      <w:proofErr w:type="spellEnd"/>
      <w:r>
        <w:t xml:space="preserve"> for audio) and cross-modal attention fusion techniques may yield further performance gains.</w:t>
      </w:r>
    </w:p>
    <w:p w14:paraId="76A37DDC" w14:textId="77777777" w:rsidR="00BE67E5" w:rsidRDefault="00BE67E5" w:rsidP="00BE67E5">
      <w:pPr>
        <w:pStyle w:val="ListParagraph"/>
        <w:numPr>
          <w:ilvl w:val="0"/>
          <w:numId w:val="70"/>
        </w:numPr>
        <w:spacing w:before="40" w:after="80"/>
        <w:contextualSpacing w:val="0"/>
        <w:jc w:val="left"/>
      </w:pPr>
      <w:r>
        <w:rPr>
          <w:b/>
          <w:bCs/>
          <w:color w:val="000000"/>
        </w:rPr>
        <w:t xml:space="preserve">Real-Time Clinical Deployment: </w:t>
      </w:r>
      <w:r>
        <w:t>Optimizing the system for low-latency inference and integrating it into a clinical decision-support interface (e.g., a web dashboard for mental health professionals) could translate research outcomes into practical tools.</w:t>
      </w:r>
    </w:p>
    <w:p w14:paraId="79206431" w14:textId="77777777" w:rsidR="00BE67E5" w:rsidRDefault="00BE67E5" w:rsidP="00BE67E5">
      <w:pPr>
        <w:pStyle w:val="ListParagraph"/>
        <w:numPr>
          <w:ilvl w:val="0"/>
          <w:numId w:val="70"/>
        </w:numPr>
        <w:spacing w:before="40" w:after="80"/>
        <w:contextualSpacing w:val="0"/>
        <w:jc w:val="left"/>
      </w:pPr>
      <w:r>
        <w:rPr>
          <w:b/>
          <w:bCs/>
          <w:color w:val="000000"/>
        </w:rPr>
        <w:lastRenderedPageBreak/>
        <w:t xml:space="preserve">Longitudinal Monitoring: </w:t>
      </w:r>
      <w:r>
        <w:t>Extending the system to track changes in depression severity over time could support continuous patient monitoring and early relapse detection.6.6 Conclusion</w:t>
      </w:r>
    </w:p>
    <w:p w14:paraId="6AB0B4FE" w14:textId="77777777" w:rsidR="00BE67E5" w:rsidRDefault="00BE67E5" w:rsidP="00BE67E5">
      <w:pPr>
        <w:pStyle w:val="ListParagraph"/>
        <w:numPr>
          <w:ilvl w:val="0"/>
          <w:numId w:val="70"/>
        </w:numPr>
        <w:spacing w:before="320"/>
      </w:pPr>
      <w:r>
        <w:rPr>
          <w:b/>
          <w:bCs/>
          <w:color w:val="1F7391"/>
          <w:sz w:val="28"/>
          <w:szCs w:val="28"/>
        </w:rPr>
        <w:t>6.6 Conclusion</w:t>
      </w:r>
    </w:p>
    <w:p w14:paraId="181C6498" w14:textId="77777777" w:rsidR="00BE67E5" w:rsidRDefault="00BE67E5" w:rsidP="00BE67E5">
      <w:pPr>
        <w:pStyle w:val="ListParagraph"/>
        <w:numPr>
          <w:ilvl w:val="0"/>
          <w:numId w:val="70"/>
        </w:numPr>
      </w:pPr>
      <w:r>
        <w:t xml:space="preserve">This chapter </w:t>
      </w:r>
      <w:proofErr w:type="gramStart"/>
      <w:r>
        <w:t>summarized</w:t>
      </w:r>
      <w:proofErr w:type="gramEnd"/>
      <w:r>
        <w:t xml:space="preserve"> the experimental results and performance evaluation of the proposed </w:t>
      </w:r>
      <w:r>
        <w:rPr>
          <w:b/>
          <w:bCs/>
          <w:color w:val="000000"/>
        </w:rPr>
        <w:t>Depression Detection System</w:t>
      </w:r>
      <w:r>
        <w:t xml:space="preserve">. The obtained results demonstrated the effectiveness of audio-based, text-based, and hybrid multimodal approaches for depression assessment using the PHQ-8 scale. The </w:t>
      </w:r>
      <w:r>
        <w:rPr>
          <w:b/>
          <w:bCs/>
          <w:color w:val="000000"/>
        </w:rPr>
        <w:t>Hybrid Fusion model</w:t>
      </w:r>
      <w:r>
        <w:t xml:space="preserve"> achieved the best overall performance with an R² of 0.69, MAE of 2.63, and a classification accuracy of 88.77%, confirming the clear advantage of multimodal learning over single-modality approaches. Despite remaining limitations related to demographic diversity and the expressiveness of hand-crafted audio features, the developed framework — built on real clinically authenticated data with rigorous preprocessing and augmentation — provides a strong and clinically relevant foundation for future research and practical deployment in mental health support applications.</w:t>
      </w:r>
    </w:p>
    <w:p w14:paraId="144BD96A" w14:textId="77777777" w:rsidR="007B4347" w:rsidRDefault="007B4347" w:rsidP="007B4347">
      <w:pPr>
        <w:pStyle w:val="NoSpacing"/>
        <w:ind w:left="720"/>
        <w:rPr>
          <w:sz w:val="28"/>
          <w:szCs w:val="28"/>
          <w:lang w:bidi="ar-EG"/>
        </w:rPr>
      </w:pPr>
    </w:p>
    <w:p w14:paraId="3CE061D8" w14:textId="77777777" w:rsidR="00963023" w:rsidRPr="00FE7004" w:rsidRDefault="00963023" w:rsidP="00ED7EDF">
      <w:pPr>
        <w:spacing w:line="278" w:lineRule="auto"/>
        <w:jc w:val="left"/>
        <w:rPr>
          <w:sz w:val="28"/>
          <w:szCs w:val="28"/>
        </w:rPr>
      </w:pPr>
    </w:p>
    <w:p w14:paraId="07166700" w14:textId="77777777" w:rsidR="00ED7EDF" w:rsidRPr="00FE7004" w:rsidRDefault="00ED7EDF" w:rsidP="00ED7EDF">
      <w:pPr>
        <w:pStyle w:val="Title"/>
        <w:jc w:val="center"/>
        <w:rPr>
          <w:sz w:val="28"/>
          <w:szCs w:val="28"/>
        </w:rPr>
      </w:pPr>
    </w:p>
    <w:p w14:paraId="017A2214" w14:textId="77777777" w:rsidR="00ED7EDF" w:rsidRPr="00FE7004" w:rsidRDefault="00ED7EDF" w:rsidP="00ED7EDF">
      <w:pPr>
        <w:pStyle w:val="Title"/>
        <w:jc w:val="center"/>
        <w:rPr>
          <w:sz w:val="28"/>
          <w:szCs w:val="28"/>
        </w:rPr>
      </w:pPr>
    </w:p>
    <w:p w14:paraId="4579F9C9" w14:textId="77777777" w:rsidR="00ED7EDF" w:rsidRPr="00FE7004" w:rsidRDefault="00ED7EDF" w:rsidP="00ED7EDF">
      <w:pPr>
        <w:pStyle w:val="Title"/>
        <w:jc w:val="center"/>
        <w:rPr>
          <w:sz w:val="28"/>
          <w:szCs w:val="28"/>
        </w:rPr>
      </w:pPr>
    </w:p>
    <w:p w14:paraId="7370676A" w14:textId="77777777" w:rsidR="00ED7EDF" w:rsidRPr="00FE7004" w:rsidRDefault="00ED7EDF" w:rsidP="00ED7EDF">
      <w:pPr>
        <w:pStyle w:val="Title"/>
        <w:jc w:val="center"/>
        <w:rPr>
          <w:sz w:val="28"/>
          <w:szCs w:val="28"/>
        </w:rPr>
      </w:pPr>
    </w:p>
    <w:p w14:paraId="3A3C392E" w14:textId="77777777" w:rsidR="00ED7EDF" w:rsidRPr="00FE7004" w:rsidRDefault="00ED7EDF" w:rsidP="00ED7EDF">
      <w:pPr>
        <w:pStyle w:val="Title"/>
        <w:jc w:val="center"/>
        <w:rPr>
          <w:sz w:val="28"/>
          <w:szCs w:val="28"/>
        </w:rPr>
      </w:pPr>
    </w:p>
    <w:p w14:paraId="336A744D" w14:textId="77777777" w:rsidR="004312F4" w:rsidRDefault="004312F4" w:rsidP="00FE7004">
      <w:pPr>
        <w:pStyle w:val="Chaptertitle1"/>
      </w:pPr>
    </w:p>
    <w:p w14:paraId="15FC789B" w14:textId="77777777" w:rsidR="004312F4" w:rsidRDefault="004312F4" w:rsidP="00FE7004">
      <w:pPr>
        <w:pStyle w:val="Chaptertitle1"/>
      </w:pPr>
    </w:p>
    <w:p w14:paraId="11AB827E" w14:textId="77777777" w:rsidR="004312F4" w:rsidRDefault="004312F4" w:rsidP="00FE7004">
      <w:pPr>
        <w:pStyle w:val="Chaptertitle1"/>
      </w:pPr>
    </w:p>
    <w:p w14:paraId="7BB9C761" w14:textId="77777777" w:rsidR="004312F4" w:rsidRDefault="004312F4" w:rsidP="00FE7004">
      <w:pPr>
        <w:pStyle w:val="Chaptertitle1"/>
      </w:pPr>
    </w:p>
    <w:p w14:paraId="2122C981" w14:textId="77777777" w:rsidR="004312F4" w:rsidRDefault="004312F4" w:rsidP="00FE7004">
      <w:pPr>
        <w:pStyle w:val="Chaptertitle1"/>
      </w:pPr>
    </w:p>
    <w:p w14:paraId="4E9917AE" w14:textId="77777777" w:rsidR="004312F4" w:rsidRDefault="004312F4" w:rsidP="00FE7004">
      <w:pPr>
        <w:pStyle w:val="Chaptertitle1"/>
      </w:pPr>
    </w:p>
    <w:p w14:paraId="622E426E" w14:textId="77777777" w:rsidR="004312F4" w:rsidRDefault="004312F4" w:rsidP="00FE7004">
      <w:pPr>
        <w:pStyle w:val="Chaptertitle1"/>
      </w:pPr>
    </w:p>
    <w:p w14:paraId="23B75619" w14:textId="77777777" w:rsidR="00ED7EDF" w:rsidRPr="00FE7004" w:rsidRDefault="00ED7EDF" w:rsidP="00FE7004">
      <w:pPr>
        <w:pStyle w:val="Chaptertitle1"/>
      </w:pPr>
      <w:r>
        <w:t>Chapter 7</w:t>
      </w:r>
    </w:p>
    <w:p w14:paraId="4B6EB248" w14:textId="77777777" w:rsidR="00ED7EDF" w:rsidRPr="00FE7004" w:rsidRDefault="00126C37" w:rsidP="00FE7004">
      <w:pPr>
        <w:pStyle w:val="Chaptertitle"/>
      </w:pPr>
      <w:bookmarkStart w:id="67" w:name="_Toc197463978"/>
      <w:r>
        <w:lastRenderedPageBreak/>
        <w:t>Conclusion &amp; Future Work</w:t>
      </w:r>
      <w:bookmarkEnd w:id="67"/>
    </w:p>
    <w:p w14:paraId="70BA4CA5" w14:textId="77777777" w:rsidR="00ED7EDF" w:rsidRPr="00FE7004" w:rsidRDefault="00ED7EDF" w:rsidP="00ED7EDF">
      <w:pPr>
        <w:spacing w:line="278" w:lineRule="auto"/>
        <w:jc w:val="left"/>
        <w:rPr>
          <w:sz w:val="28"/>
          <w:szCs w:val="28"/>
        </w:rPr>
      </w:pPr>
      <w:r>
        <w:rPr>
          <w:sz w:val="28"/>
          <w:szCs w:val="28"/>
        </w:rPr>
        <w:br w:type="page"/>
      </w:r>
    </w:p>
    <w:p w14:paraId="361B43A3" w14:textId="77777777" w:rsidR="000A03B0" w:rsidRDefault="000A03B0">
      <w:pPr>
        <w:spacing w:line="278" w:lineRule="auto"/>
        <w:jc w:val="left"/>
        <w:rPr>
          <w:sz w:val="28"/>
          <w:szCs w:val="28"/>
        </w:rPr>
      </w:pPr>
    </w:p>
    <w:p w14:paraId="4EFE9B0E" w14:textId="77777777" w:rsidR="000A03B0" w:rsidRPr="001927AC" w:rsidRDefault="000A03B0" w:rsidP="001927AC">
      <w:pPr>
        <w:pStyle w:val="Heading1"/>
        <w:rPr>
          <w:color w:val="2F5496" w:themeColor="accent1" w:themeShade="BF"/>
        </w:rPr>
      </w:pPr>
      <w:r>
        <w:rPr>
          <w:color w:val="2F5496" w:themeColor="accent1" w:themeShade="BF"/>
        </w:rPr>
        <w:t>7.1 Summary of Contributions</w:t>
      </w:r>
    </w:p>
    <w:p w14:paraId="188F55EF" w14:textId="77777777" w:rsidR="000A03B0" w:rsidRPr="000A03B0" w:rsidRDefault="000A03B0" w:rsidP="000A03B0">
      <w:pPr>
        <w:spacing w:line="278" w:lineRule="auto"/>
        <w:jc w:val="left"/>
        <w:rPr>
          <w:sz w:val="28"/>
          <w:szCs w:val="28"/>
        </w:rPr>
      </w:pPr>
      <w:r>
        <w:rPr>
          <w:sz w:val="28"/>
          <w:szCs w:val="28"/>
        </w:rPr>
        <w:t>The Digital Psychiatrist Platform presents an intelligent and unified mental health solution that combines AI technologies with clinical workflows within a single cohesive system. The project delivers several key contributions:</w:t>
      </w:r>
    </w:p>
    <w:p w14:paraId="4DE0703D" w14:textId="77777777" w:rsidR="000A03B0" w:rsidRPr="000A03B0" w:rsidRDefault="000A03B0">
      <w:pPr>
        <w:numPr>
          <w:ilvl w:val="0"/>
          <w:numId w:val="46"/>
        </w:numPr>
        <w:spacing w:line="278" w:lineRule="auto"/>
        <w:jc w:val="left"/>
        <w:rPr>
          <w:sz w:val="28"/>
          <w:szCs w:val="28"/>
        </w:rPr>
      </w:pPr>
      <w:r>
        <w:rPr>
          <w:sz w:val="28"/>
          <w:szCs w:val="28"/>
        </w:rPr>
        <w:t xml:space="preserve">A fully integrated mental health ecosystem that includes AI chatbot interaction, Virtual AI avatar, psychological assessment, doctor profiles, appointment booking, and medical record management. </w:t>
      </w:r>
    </w:p>
    <w:p w14:paraId="363EB9C4" w14:textId="77777777" w:rsidR="000A03B0" w:rsidRPr="000A03B0" w:rsidRDefault="000A03B0">
      <w:pPr>
        <w:numPr>
          <w:ilvl w:val="0"/>
          <w:numId w:val="46"/>
        </w:numPr>
        <w:spacing w:line="278" w:lineRule="auto"/>
        <w:jc w:val="left"/>
        <w:rPr>
          <w:sz w:val="28"/>
          <w:szCs w:val="28"/>
        </w:rPr>
      </w:pPr>
      <w:r>
        <w:rPr>
          <w:sz w:val="28"/>
          <w:szCs w:val="28"/>
        </w:rPr>
        <w:t xml:space="preserve">A modern and responsive frontend built with React.js, designed to provide </w:t>
      </w:r>
      <w:proofErr w:type="gramStart"/>
      <w:r>
        <w:rPr>
          <w:sz w:val="28"/>
          <w:szCs w:val="28"/>
        </w:rPr>
        <w:t>a smooth</w:t>
      </w:r>
      <w:proofErr w:type="gramEnd"/>
      <w:r>
        <w:rPr>
          <w:sz w:val="28"/>
          <w:szCs w:val="28"/>
        </w:rPr>
        <w:t xml:space="preserve"> and intuitive user experience across different devices. </w:t>
      </w:r>
    </w:p>
    <w:p w14:paraId="1F69535F" w14:textId="77777777" w:rsidR="000A03B0" w:rsidRPr="000A03B0" w:rsidRDefault="000A03B0">
      <w:pPr>
        <w:numPr>
          <w:ilvl w:val="0"/>
          <w:numId w:val="46"/>
        </w:numPr>
        <w:spacing w:line="278" w:lineRule="auto"/>
        <w:jc w:val="left"/>
        <w:rPr>
          <w:sz w:val="28"/>
          <w:szCs w:val="28"/>
        </w:rPr>
      </w:pPr>
      <w:r>
        <w:rPr>
          <w:sz w:val="28"/>
          <w:szCs w:val="28"/>
        </w:rPr>
        <w:t xml:space="preserve">A robust backend architecture implemented using ASP.NET Core following Onion Architecture principles, ensuring clean separation of concerns, high maintainability, and scalable system design. </w:t>
      </w:r>
    </w:p>
    <w:p w14:paraId="26B01BB6" w14:textId="77777777" w:rsidR="000A03B0" w:rsidRPr="000A03B0" w:rsidRDefault="000A03B0">
      <w:pPr>
        <w:numPr>
          <w:ilvl w:val="0"/>
          <w:numId w:val="46"/>
        </w:numPr>
        <w:spacing w:line="278" w:lineRule="auto"/>
        <w:jc w:val="left"/>
        <w:rPr>
          <w:sz w:val="28"/>
          <w:szCs w:val="28"/>
        </w:rPr>
      </w:pPr>
      <w:r>
        <w:rPr>
          <w:sz w:val="28"/>
          <w:szCs w:val="28"/>
        </w:rPr>
        <w:t xml:space="preserve">Secure authentication and authorization system based on role-based access control to protect sensitive patient data and ensure system security. </w:t>
      </w:r>
    </w:p>
    <w:p w14:paraId="4D23D16F" w14:textId="77777777" w:rsidR="000A03B0" w:rsidRPr="000A03B0" w:rsidRDefault="000A03B0">
      <w:pPr>
        <w:numPr>
          <w:ilvl w:val="0"/>
          <w:numId w:val="46"/>
        </w:numPr>
        <w:spacing w:line="278" w:lineRule="auto"/>
        <w:jc w:val="left"/>
        <w:rPr>
          <w:sz w:val="28"/>
          <w:szCs w:val="28"/>
        </w:rPr>
      </w:pPr>
      <w:r>
        <w:rPr>
          <w:sz w:val="28"/>
          <w:szCs w:val="28"/>
        </w:rPr>
        <w:t xml:space="preserve">Real-time AI interaction that enables natural communication, emotional understanding, and initial psychological evaluation to support users effectively. </w:t>
      </w:r>
    </w:p>
    <w:p w14:paraId="722671A1" w14:textId="77777777" w:rsidR="000A03B0" w:rsidRPr="000A03B0" w:rsidRDefault="000A03B0">
      <w:pPr>
        <w:numPr>
          <w:ilvl w:val="0"/>
          <w:numId w:val="46"/>
        </w:numPr>
        <w:spacing w:line="278" w:lineRule="auto"/>
        <w:jc w:val="left"/>
        <w:rPr>
          <w:sz w:val="28"/>
          <w:szCs w:val="28"/>
        </w:rPr>
      </w:pPr>
      <w:r>
        <w:rPr>
          <w:sz w:val="28"/>
          <w:szCs w:val="28"/>
        </w:rPr>
        <w:t xml:space="preserve">A centralized platform that connects patients and doctors through a structured and seamless workflow, from initial interaction to appointment completion. </w:t>
      </w:r>
    </w:p>
    <w:p w14:paraId="47E21351" w14:textId="77777777" w:rsidR="001927AC" w:rsidRDefault="000A03B0" w:rsidP="000A03B0">
      <w:pPr>
        <w:spacing w:line="278" w:lineRule="auto"/>
        <w:jc w:val="left"/>
        <w:rPr>
          <w:sz w:val="28"/>
          <w:szCs w:val="28"/>
        </w:rPr>
      </w:pPr>
      <w:r>
        <w:rPr>
          <w:sz w:val="28"/>
          <w:szCs w:val="28"/>
        </w:rPr>
        <w:t>Overall, the system delivers a unified and intelligent digital mental health experience that reduces fragmentation in existing solutions while improving accessibility, scalability, and user engagement.</w:t>
      </w:r>
    </w:p>
    <w:p w14:paraId="470BDE92" w14:textId="77777777" w:rsidR="001927AC" w:rsidRDefault="001927AC">
      <w:pPr>
        <w:spacing w:line="278" w:lineRule="auto"/>
        <w:jc w:val="left"/>
        <w:rPr>
          <w:sz w:val="28"/>
          <w:szCs w:val="28"/>
        </w:rPr>
      </w:pPr>
      <w:r>
        <w:rPr>
          <w:sz w:val="28"/>
          <w:szCs w:val="28"/>
        </w:rPr>
        <w:br w:type="page"/>
      </w:r>
    </w:p>
    <w:p w14:paraId="2D666035" w14:textId="77777777" w:rsidR="000A03B0" w:rsidRDefault="000A03B0" w:rsidP="000A03B0">
      <w:pPr>
        <w:spacing w:line="278" w:lineRule="auto"/>
        <w:jc w:val="left"/>
        <w:rPr>
          <w:sz w:val="28"/>
          <w:szCs w:val="28"/>
        </w:rPr>
      </w:pPr>
    </w:p>
    <w:p w14:paraId="4B858A93" w14:textId="77777777" w:rsidR="001927AC" w:rsidRPr="001927AC" w:rsidRDefault="001927AC" w:rsidP="001927AC">
      <w:pPr>
        <w:pStyle w:val="Heading1"/>
        <w:rPr>
          <w:color w:val="2F5496" w:themeColor="accent1" w:themeShade="BF"/>
        </w:rPr>
      </w:pPr>
      <w:r>
        <w:rPr>
          <w:color w:val="2F5496" w:themeColor="accent1" w:themeShade="BF"/>
        </w:rPr>
        <w:t>7.2 Possible Improvements or Future Work</w:t>
      </w:r>
    </w:p>
    <w:p w14:paraId="5D220184" w14:textId="77777777" w:rsidR="001927AC" w:rsidRPr="001927AC" w:rsidRDefault="001927AC" w:rsidP="001927AC">
      <w:pPr>
        <w:spacing w:line="278" w:lineRule="auto"/>
        <w:jc w:val="left"/>
        <w:rPr>
          <w:sz w:val="28"/>
          <w:szCs w:val="28"/>
        </w:rPr>
      </w:pPr>
      <w:r>
        <w:rPr>
          <w:sz w:val="28"/>
          <w:szCs w:val="28"/>
        </w:rPr>
        <w:t>Although the current system provides a complete and functional mental health platform, several enhancements can further extend its intelligence, usability, and real-world impact:</w:t>
      </w:r>
    </w:p>
    <w:p w14:paraId="7CA1162B" w14:textId="77777777" w:rsidR="001927AC" w:rsidRPr="001927AC" w:rsidRDefault="001927AC">
      <w:pPr>
        <w:numPr>
          <w:ilvl w:val="0"/>
          <w:numId w:val="47"/>
        </w:numPr>
        <w:spacing w:line="278" w:lineRule="auto"/>
        <w:jc w:val="left"/>
        <w:rPr>
          <w:sz w:val="28"/>
          <w:szCs w:val="28"/>
        </w:rPr>
      </w:pPr>
      <w:r>
        <w:rPr>
          <w:b/>
          <w:bCs/>
          <w:color w:val="2F5496" w:themeColor="accent1" w:themeShade="BF"/>
          <w:sz w:val="28"/>
          <w:szCs w:val="28"/>
        </w:rPr>
        <w:t>Facial Expression Analysis:</w:t>
      </w:r>
      <w:r>
        <w:rPr>
          <w:sz w:val="28"/>
          <w:szCs w:val="28"/>
        </w:rPr>
        <w:br/>
        <w:t xml:space="preserve">The platform can be enhanced with facial expression recognition to better understand user emotions during interaction, improving the accuracy of depression and mood detection alongside the AI chatbot and avatar. </w:t>
      </w:r>
    </w:p>
    <w:p w14:paraId="4ADC5B11" w14:textId="77777777" w:rsidR="001927AC" w:rsidRPr="001927AC" w:rsidRDefault="001927AC">
      <w:pPr>
        <w:numPr>
          <w:ilvl w:val="0"/>
          <w:numId w:val="47"/>
        </w:numPr>
        <w:spacing w:line="278" w:lineRule="auto"/>
        <w:jc w:val="left"/>
        <w:rPr>
          <w:sz w:val="28"/>
          <w:szCs w:val="28"/>
        </w:rPr>
      </w:pPr>
      <w:r>
        <w:rPr>
          <w:b/>
          <w:bCs/>
          <w:color w:val="2F5496" w:themeColor="accent1" w:themeShade="BF"/>
          <w:sz w:val="28"/>
          <w:szCs w:val="28"/>
        </w:rPr>
        <w:t>Electronic Payment System:</w:t>
      </w:r>
      <w:r>
        <w:rPr>
          <w:sz w:val="28"/>
          <w:szCs w:val="28"/>
        </w:rPr>
        <w:br/>
        <w:t xml:space="preserve">A secure online payment module can be added to allow patients to complete payments digitally after booking appointments, making the platform fully end-to-end. </w:t>
      </w:r>
    </w:p>
    <w:p w14:paraId="029E874D" w14:textId="77777777" w:rsidR="001927AC" w:rsidRPr="001927AC" w:rsidRDefault="001927AC">
      <w:pPr>
        <w:numPr>
          <w:ilvl w:val="0"/>
          <w:numId w:val="47"/>
        </w:numPr>
        <w:spacing w:line="278" w:lineRule="auto"/>
        <w:jc w:val="left"/>
        <w:rPr>
          <w:sz w:val="28"/>
          <w:szCs w:val="28"/>
        </w:rPr>
      </w:pPr>
      <w:r>
        <w:rPr>
          <w:b/>
          <w:bCs/>
          <w:color w:val="2F5496" w:themeColor="accent1" w:themeShade="BF"/>
          <w:sz w:val="28"/>
          <w:szCs w:val="28"/>
        </w:rPr>
        <w:t>Digital Prescriptions:</w:t>
      </w:r>
      <w:r>
        <w:rPr>
          <w:color w:val="2F5496" w:themeColor="accent1" w:themeShade="BF"/>
          <w:sz w:val="28"/>
          <w:szCs w:val="28"/>
        </w:rPr>
        <w:br/>
      </w:r>
      <w:r>
        <w:rPr>
          <w:sz w:val="28"/>
          <w:szCs w:val="28"/>
        </w:rPr>
        <w:t xml:space="preserve">Doctors will be able to issue secure electronic prescriptions in PDF format directly after consultations, improving the continuity between diagnosis and treatment. </w:t>
      </w:r>
    </w:p>
    <w:p w14:paraId="16B94C93" w14:textId="77777777" w:rsidR="001927AC" w:rsidRPr="001927AC" w:rsidRDefault="001927AC">
      <w:pPr>
        <w:numPr>
          <w:ilvl w:val="0"/>
          <w:numId w:val="47"/>
        </w:numPr>
        <w:spacing w:line="278" w:lineRule="auto"/>
        <w:jc w:val="left"/>
        <w:rPr>
          <w:sz w:val="28"/>
          <w:szCs w:val="28"/>
        </w:rPr>
      </w:pPr>
      <w:r>
        <w:rPr>
          <w:b/>
          <w:bCs/>
          <w:color w:val="2F5496" w:themeColor="accent1" w:themeShade="BF"/>
          <w:sz w:val="28"/>
          <w:szCs w:val="28"/>
        </w:rPr>
        <w:t>Doctor Reviews &amp; Ratings:</w:t>
      </w:r>
      <w:r>
        <w:rPr>
          <w:sz w:val="28"/>
          <w:szCs w:val="28"/>
        </w:rPr>
        <w:br/>
        <w:t xml:space="preserve">Patients will be able to rate and review doctors after sessions, with the option to remain anonymous, helping improve trust and guide future users in selecting suitable doctors. </w:t>
      </w:r>
    </w:p>
    <w:p w14:paraId="5DBB4E56" w14:textId="77777777" w:rsidR="001927AC" w:rsidRPr="001927AC" w:rsidRDefault="001927AC">
      <w:pPr>
        <w:numPr>
          <w:ilvl w:val="0"/>
          <w:numId w:val="47"/>
        </w:numPr>
        <w:spacing w:line="278" w:lineRule="auto"/>
        <w:jc w:val="left"/>
        <w:rPr>
          <w:sz w:val="28"/>
          <w:szCs w:val="28"/>
        </w:rPr>
      </w:pPr>
      <w:r>
        <w:rPr>
          <w:b/>
          <w:bCs/>
          <w:color w:val="2F5496" w:themeColor="accent1" w:themeShade="BF"/>
          <w:sz w:val="28"/>
          <w:szCs w:val="28"/>
        </w:rPr>
        <w:t>Smart Doctor Discovery:</w:t>
      </w:r>
      <w:r>
        <w:rPr>
          <w:sz w:val="28"/>
          <w:szCs w:val="28"/>
        </w:rPr>
        <w:br/>
        <w:t xml:space="preserve">The system can be extended to suggest the most suitable doctors based on patient needs, specialization, previous reviews, and location, enhancing decision support within the platform. </w:t>
      </w:r>
    </w:p>
    <w:p w14:paraId="75B92D27" w14:textId="77777777" w:rsidR="001927AC" w:rsidRPr="001927AC" w:rsidRDefault="001927AC" w:rsidP="001927AC">
      <w:pPr>
        <w:spacing w:line="278" w:lineRule="auto"/>
        <w:jc w:val="left"/>
        <w:rPr>
          <w:sz w:val="28"/>
          <w:szCs w:val="28"/>
        </w:rPr>
      </w:pPr>
      <w:r>
        <w:rPr>
          <w:sz w:val="28"/>
          <w:szCs w:val="28"/>
        </w:rPr>
        <w:t>These future improvements aim to transform the system into a more intelligent, adaptive, and fully automated digital mental health ecosystem.</w:t>
      </w:r>
    </w:p>
    <w:p w14:paraId="5C06314B" w14:textId="77777777" w:rsidR="001927AC" w:rsidRPr="000A03B0" w:rsidRDefault="001927AC" w:rsidP="000A03B0">
      <w:pPr>
        <w:spacing w:line="278" w:lineRule="auto"/>
        <w:jc w:val="left"/>
        <w:rPr>
          <w:sz w:val="28"/>
          <w:szCs w:val="28"/>
        </w:rPr>
      </w:pPr>
    </w:p>
    <w:p w14:paraId="749DFB76" w14:textId="77777777" w:rsidR="00126C37" w:rsidRPr="000A03B0" w:rsidRDefault="00126C37" w:rsidP="000A03B0">
      <w:pPr>
        <w:spacing w:line="278" w:lineRule="auto"/>
        <w:jc w:val="left"/>
        <w:rPr>
          <w:b/>
          <w:bCs/>
          <w:sz w:val="28"/>
          <w:szCs w:val="28"/>
        </w:rPr>
      </w:pPr>
      <w:r>
        <w:rPr>
          <w:b/>
          <w:bCs/>
          <w:sz w:val="28"/>
          <w:szCs w:val="28"/>
        </w:rPr>
        <w:br w:type="page"/>
      </w:r>
    </w:p>
    <w:p w14:paraId="6BC4C950" w14:textId="77777777" w:rsidR="00126C37" w:rsidRPr="00FE7004" w:rsidRDefault="00126C37" w:rsidP="00126C37">
      <w:pPr>
        <w:pStyle w:val="Title"/>
        <w:jc w:val="center"/>
        <w:rPr>
          <w:sz w:val="28"/>
          <w:szCs w:val="28"/>
        </w:rPr>
      </w:pPr>
    </w:p>
    <w:p w14:paraId="776BEE2E" w14:textId="77777777" w:rsidR="00126C37" w:rsidRPr="00FE7004" w:rsidRDefault="00126C37" w:rsidP="00126C37">
      <w:pPr>
        <w:pStyle w:val="Title"/>
        <w:jc w:val="center"/>
        <w:rPr>
          <w:sz w:val="28"/>
          <w:szCs w:val="28"/>
        </w:rPr>
      </w:pPr>
    </w:p>
    <w:p w14:paraId="029D5F1D" w14:textId="77777777" w:rsidR="00126C37" w:rsidRPr="00FE7004" w:rsidRDefault="00126C37" w:rsidP="00126C37">
      <w:pPr>
        <w:pStyle w:val="Title"/>
        <w:jc w:val="center"/>
        <w:rPr>
          <w:sz w:val="28"/>
          <w:szCs w:val="28"/>
        </w:rPr>
      </w:pPr>
    </w:p>
    <w:p w14:paraId="6A568D83" w14:textId="77777777" w:rsidR="00126C37" w:rsidRPr="00FE7004" w:rsidRDefault="00126C37" w:rsidP="00126C37">
      <w:pPr>
        <w:pStyle w:val="Title"/>
        <w:jc w:val="center"/>
        <w:rPr>
          <w:sz w:val="28"/>
          <w:szCs w:val="28"/>
        </w:rPr>
      </w:pPr>
    </w:p>
    <w:p w14:paraId="157FBA5A" w14:textId="77777777" w:rsidR="00126C37" w:rsidRPr="00FE7004" w:rsidRDefault="00126C37" w:rsidP="00126C37">
      <w:pPr>
        <w:pStyle w:val="Title"/>
        <w:jc w:val="center"/>
        <w:rPr>
          <w:sz w:val="28"/>
          <w:szCs w:val="28"/>
        </w:rPr>
      </w:pPr>
    </w:p>
    <w:p w14:paraId="601CDE6B" w14:textId="77777777" w:rsidR="001E0ADA" w:rsidRDefault="001E0ADA" w:rsidP="00FE7004">
      <w:pPr>
        <w:pStyle w:val="Chaptertitle"/>
      </w:pPr>
      <w:bookmarkStart w:id="68" w:name="_Toc197463979"/>
    </w:p>
    <w:p w14:paraId="4E8D92E6" w14:textId="77777777" w:rsidR="001E0ADA" w:rsidRDefault="001E0ADA" w:rsidP="00FE7004">
      <w:pPr>
        <w:pStyle w:val="Chaptertitle"/>
      </w:pPr>
    </w:p>
    <w:p w14:paraId="28496E34" w14:textId="77777777" w:rsidR="001E0ADA" w:rsidRDefault="001E0ADA" w:rsidP="00FE7004">
      <w:pPr>
        <w:pStyle w:val="Chaptertitle"/>
      </w:pPr>
    </w:p>
    <w:p w14:paraId="241582E8" w14:textId="77777777" w:rsidR="00126C37" w:rsidRPr="00FE7004" w:rsidRDefault="00126C37" w:rsidP="00FE7004">
      <w:pPr>
        <w:pStyle w:val="Chaptertitle"/>
      </w:pPr>
      <w:r>
        <w:t>References</w:t>
      </w:r>
      <w:bookmarkEnd w:id="68"/>
      <w:r>
        <w:t xml:space="preserve"> </w:t>
      </w:r>
      <w:r>
        <w:br w:type="page"/>
      </w:r>
    </w:p>
    <w:p w14:paraId="684BB2BB" w14:textId="77777777" w:rsidR="00126C37" w:rsidRPr="00FE7004" w:rsidRDefault="00126C37" w:rsidP="00126C37">
      <w:pPr>
        <w:rPr>
          <w:sz w:val="28"/>
          <w:szCs w:val="28"/>
        </w:rPr>
      </w:pPr>
    </w:p>
    <w:p w14:paraId="3B148F78" w14:textId="77777777" w:rsidR="00C12880" w:rsidRPr="00C12880" w:rsidRDefault="00C12880" w:rsidP="00C12880">
      <w:pPr>
        <w:spacing w:line="278" w:lineRule="auto"/>
        <w:jc w:val="left"/>
        <w:rPr>
          <w:sz w:val="28"/>
          <w:szCs w:val="28"/>
        </w:rPr>
      </w:pPr>
      <w:r>
        <w:rPr>
          <w:color w:val="2F5496" w:themeColor="accent1" w:themeShade="BF"/>
          <w:sz w:val="28"/>
          <w:szCs w:val="28"/>
        </w:rPr>
        <w:t xml:space="preserve">[1] </w:t>
      </w:r>
      <w:proofErr w:type="spellStart"/>
      <w:r>
        <w:rPr>
          <w:sz w:val="28"/>
          <w:szCs w:val="28"/>
        </w:rPr>
        <w:t>BetterHelp</w:t>
      </w:r>
      <w:proofErr w:type="spellEnd"/>
      <w:r>
        <w:rPr>
          <w:sz w:val="28"/>
          <w:szCs w:val="28"/>
        </w:rPr>
        <w:t xml:space="preserve"> – Online Therapy </w:t>
      </w:r>
      <w:proofErr w:type="gramStart"/>
      <w:r>
        <w:rPr>
          <w:sz w:val="28"/>
          <w:szCs w:val="28"/>
        </w:rPr>
        <w:t>Platform  (</w:t>
      </w:r>
      <w:proofErr w:type="gramEnd"/>
      <w:r>
        <w:rPr>
          <w:sz w:val="28"/>
          <w:szCs w:val="28"/>
        </w:rPr>
        <w:t>Last visited on May 9, 2026).</w:t>
      </w:r>
      <w:r>
        <w:rPr>
          <w:sz w:val="28"/>
          <w:szCs w:val="28"/>
        </w:rPr>
        <w:br/>
      </w:r>
      <w:hyperlink r:id="rId52" w:tgtFrame="_new" w:history="1">
        <w:r>
          <w:rPr>
            <w:rStyle w:val="Hyperlink"/>
            <w:sz w:val="28"/>
            <w:szCs w:val="28"/>
          </w:rPr>
          <w:t>https://www.betterhelp.com</w:t>
        </w:r>
      </w:hyperlink>
      <w:r>
        <w:rPr>
          <w:sz w:val="28"/>
          <w:szCs w:val="28"/>
        </w:rPr>
        <w:t xml:space="preserve">    </w:t>
      </w:r>
    </w:p>
    <w:p w14:paraId="1ED0B8C6" w14:textId="77777777" w:rsidR="00C12880" w:rsidRPr="00C12880" w:rsidRDefault="00C12880" w:rsidP="00C12880">
      <w:pPr>
        <w:spacing w:line="278" w:lineRule="auto"/>
        <w:jc w:val="left"/>
        <w:rPr>
          <w:sz w:val="28"/>
          <w:szCs w:val="28"/>
        </w:rPr>
      </w:pPr>
      <w:r>
        <w:rPr>
          <w:color w:val="2F5496" w:themeColor="accent1" w:themeShade="BF"/>
          <w:sz w:val="28"/>
          <w:szCs w:val="28"/>
        </w:rPr>
        <w:t xml:space="preserve">[2] </w:t>
      </w:r>
      <w:proofErr w:type="spellStart"/>
      <w:r>
        <w:rPr>
          <w:sz w:val="28"/>
          <w:szCs w:val="28"/>
        </w:rPr>
        <w:t>Talkspace</w:t>
      </w:r>
      <w:proofErr w:type="spellEnd"/>
      <w:r>
        <w:rPr>
          <w:sz w:val="28"/>
          <w:szCs w:val="28"/>
        </w:rPr>
        <w:t xml:space="preserve"> – Online Therapy &amp; Psychiatry (Last visited on May 9, 2026).</w:t>
      </w:r>
      <w:r>
        <w:rPr>
          <w:sz w:val="28"/>
          <w:szCs w:val="28"/>
        </w:rPr>
        <w:br/>
      </w:r>
      <w:hyperlink r:id="rId53" w:tgtFrame="_new" w:history="1">
        <w:r>
          <w:rPr>
            <w:rStyle w:val="Hyperlink"/>
            <w:sz w:val="28"/>
            <w:szCs w:val="28"/>
          </w:rPr>
          <w:t>https://www.talkspace.com</w:t>
        </w:r>
      </w:hyperlink>
      <w:r>
        <w:rPr>
          <w:sz w:val="28"/>
          <w:szCs w:val="28"/>
        </w:rPr>
        <w:t xml:space="preserve"> </w:t>
      </w:r>
    </w:p>
    <w:p w14:paraId="484D5706" w14:textId="77777777" w:rsidR="00C12880" w:rsidRPr="00C12880" w:rsidRDefault="00C12880" w:rsidP="00C12880">
      <w:pPr>
        <w:spacing w:line="278" w:lineRule="auto"/>
        <w:jc w:val="left"/>
        <w:rPr>
          <w:sz w:val="28"/>
          <w:szCs w:val="28"/>
        </w:rPr>
      </w:pPr>
      <w:r>
        <w:rPr>
          <w:color w:val="2F5496" w:themeColor="accent1" w:themeShade="BF"/>
          <w:sz w:val="28"/>
          <w:szCs w:val="28"/>
        </w:rPr>
        <w:t xml:space="preserve">[3] </w:t>
      </w:r>
      <w:proofErr w:type="spellStart"/>
      <w:r>
        <w:rPr>
          <w:sz w:val="28"/>
          <w:szCs w:val="28"/>
        </w:rPr>
        <w:t>Wysa</w:t>
      </w:r>
      <w:proofErr w:type="spellEnd"/>
      <w:r>
        <w:rPr>
          <w:sz w:val="28"/>
          <w:szCs w:val="28"/>
        </w:rPr>
        <w:t xml:space="preserve"> – AI Mental Health Chatbot (Last visited on May 9, 2026).</w:t>
      </w:r>
      <w:r>
        <w:rPr>
          <w:sz w:val="28"/>
          <w:szCs w:val="28"/>
        </w:rPr>
        <w:br/>
      </w:r>
      <w:hyperlink r:id="rId54" w:tgtFrame="_new" w:history="1">
        <w:r>
          <w:rPr>
            <w:rStyle w:val="Hyperlink"/>
            <w:sz w:val="28"/>
            <w:szCs w:val="28"/>
          </w:rPr>
          <w:t>https://www.wysa.com</w:t>
        </w:r>
      </w:hyperlink>
      <w:r>
        <w:rPr>
          <w:sz w:val="28"/>
          <w:szCs w:val="28"/>
        </w:rPr>
        <w:t xml:space="preserve">      </w:t>
      </w:r>
    </w:p>
    <w:p w14:paraId="5A106BE0" w14:textId="77777777" w:rsidR="00C12880" w:rsidRPr="00C12880" w:rsidRDefault="00C12880" w:rsidP="004312F4">
      <w:pPr>
        <w:spacing w:line="278" w:lineRule="auto"/>
        <w:jc w:val="left"/>
        <w:rPr>
          <w:sz w:val="28"/>
          <w:szCs w:val="28"/>
        </w:rPr>
      </w:pPr>
      <w:r>
        <w:rPr>
          <w:color w:val="2F5496" w:themeColor="accent1" w:themeShade="BF"/>
          <w:sz w:val="28"/>
          <w:szCs w:val="28"/>
        </w:rPr>
        <w:t xml:space="preserve">[4] </w:t>
      </w:r>
      <w:proofErr w:type="spellStart"/>
      <w:r>
        <w:rPr>
          <w:sz w:val="28"/>
          <w:szCs w:val="28"/>
        </w:rPr>
        <w:t>Woebot</w:t>
      </w:r>
      <w:proofErr w:type="spellEnd"/>
      <w:r>
        <w:rPr>
          <w:sz w:val="28"/>
          <w:szCs w:val="28"/>
        </w:rPr>
        <w:t xml:space="preserve"> Health – AI Therapy Assistant (Last visited on May 9, 2026).</w:t>
      </w:r>
      <w:r>
        <w:rPr>
          <w:sz w:val="28"/>
          <w:szCs w:val="28"/>
        </w:rPr>
        <w:br/>
      </w:r>
      <w:hyperlink r:id="rId55" w:tgtFrame="_new" w:history="1">
        <w:r>
          <w:rPr>
            <w:rStyle w:val="Hyperlink"/>
            <w:sz w:val="28"/>
            <w:szCs w:val="28"/>
          </w:rPr>
          <w:t>https://woebothealth.com</w:t>
        </w:r>
      </w:hyperlink>
      <w:r>
        <w:rPr>
          <w:sz w:val="28"/>
          <w:szCs w:val="28"/>
        </w:rPr>
        <w:t xml:space="preserve">   </w:t>
      </w:r>
    </w:p>
    <w:p w14:paraId="43076364" w14:textId="77777777" w:rsidR="00C12880" w:rsidRPr="00C12880" w:rsidRDefault="00C12880" w:rsidP="00C12880">
      <w:pPr>
        <w:spacing w:line="278" w:lineRule="auto"/>
        <w:jc w:val="left"/>
        <w:rPr>
          <w:sz w:val="28"/>
          <w:szCs w:val="28"/>
        </w:rPr>
      </w:pPr>
      <w:r>
        <w:rPr>
          <w:color w:val="2F5496" w:themeColor="accent1" w:themeShade="BF"/>
          <w:sz w:val="28"/>
          <w:szCs w:val="28"/>
        </w:rPr>
        <w:t xml:space="preserve">[5] </w:t>
      </w:r>
      <w:proofErr w:type="spellStart"/>
      <w:r>
        <w:rPr>
          <w:sz w:val="28"/>
          <w:szCs w:val="28"/>
        </w:rPr>
        <w:t>Youper</w:t>
      </w:r>
      <w:proofErr w:type="spellEnd"/>
      <w:r>
        <w:rPr>
          <w:sz w:val="28"/>
          <w:szCs w:val="28"/>
        </w:rPr>
        <w:t xml:space="preserve"> – AI Emotional Health </w:t>
      </w:r>
      <w:proofErr w:type="gramStart"/>
      <w:r>
        <w:rPr>
          <w:sz w:val="28"/>
          <w:szCs w:val="28"/>
        </w:rPr>
        <w:t>App  (</w:t>
      </w:r>
      <w:proofErr w:type="gramEnd"/>
      <w:r>
        <w:rPr>
          <w:sz w:val="28"/>
          <w:szCs w:val="28"/>
        </w:rPr>
        <w:t>Last visited on May 9, 2026).</w:t>
      </w:r>
      <w:r>
        <w:rPr>
          <w:sz w:val="28"/>
          <w:szCs w:val="28"/>
        </w:rPr>
        <w:br/>
      </w:r>
      <w:hyperlink r:id="rId56" w:tgtFrame="_new" w:history="1">
        <w:r>
          <w:rPr>
            <w:rStyle w:val="Hyperlink"/>
            <w:sz w:val="28"/>
            <w:szCs w:val="28"/>
          </w:rPr>
          <w:t>https://www.youper.ai</w:t>
        </w:r>
      </w:hyperlink>
      <w:r>
        <w:rPr>
          <w:sz w:val="28"/>
          <w:szCs w:val="28"/>
        </w:rPr>
        <w:t xml:space="preserve">      </w:t>
      </w:r>
    </w:p>
    <w:p w14:paraId="0D7CC634" w14:textId="77777777" w:rsidR="00C12880" w:rsidRDefault="00C12880" w:rsidP="00C12880">
      <w:pPr>
        <w:spacing w:line="278" w:lineRule="auto"/>
        <w:jc w:val="left"/>
        <w:rPr>
          <w:sz w:val="28"/>
          <w:szCs w:val="28"/>
        </w:rPr>
      </w:pPr>
      <w:r>
        <w:rPr>
          <w:color w:val="2F5496" w:themeColor="accent1" w:themeShade="BF"/>
          <w:sz w:val="28"/>
          <w:szCs w:val="28"/>
        </w:rPr>
        <w:t xml:space="preserve">[6] </w:t>
      </w:r>
      <w:proofErr w:type="spellStart"/>
      <w:r>
        <w:rPr>
          <w:sz w:val="28"/>
          <w:szCs w:val="28"/>
        </w:rPr>
        <w:t>MindDoc</w:t>
      </w:r>
      <w:proofErr w:type="spellEnd"/>
      <w:r>
        <w:rPr>
          <w:sz w:val="28"/>
          <w:szCs w:val="28"/>
        </w:rPr>
        <w:t xml:space="preserve"> – Mental Health Tracking </w:t>
      </w:r>
      <w:proofErr w:type="gramStart"/>
      <w:r>
        <w:rPr>
          <w:sz w:val="28"/>
          <w:szCs w:val="28"/>
        </w:rPr>
        <w:t>App  (</w:t>
      </w:r>
      <w:proofErr w:type="gramEnd"/>
      <w:r>
        <w:rPr>
          <w:sz w:val="28"/>
          <w:szCs w:val="28"/>
        </w:rPr>
        <w:t>Last visited on May 9, 2026).</w:t>
      </w:r>
      <w:r>
        <w:rPr>
          <w:sz w:val="28"/>
          <w:szCs w:val="28"/>
        </w:rPr>
        <w:br/>
      </w:r>
      <w:hyperlink r:id="rId57" w:tgtFrame="_new" w:history="1">
        <w:r>
          <w:rPr>
            <w:rStyle w:val="Hyperlink"/>
            <w:sz w:val="28"/>
            <w:szCs w:val="28"/>
          </w:rPr>
          <w:t>https://minddoc.com</w:t>
        </w:r>
      </w:hyperlink>
      <w:r>
        <w:rPr>
          <w:sz w:val="28"/>
          <w:szCs w:val="28"/>
        </w:rPr>
        <w:t xml:space="preserve">    </w:t>
      </w:r>
    </w:p>
    <w:p w14:paraId="06CC6853" w14:textId="77777777" w:rsidR="00C12880" w:rsidRPr="00C12880" w:rsidRDefault="00C12880" w:rsidP="00C12880">
      <w:pPr>
        <w:spacing w:line="278" w:lineRule="auto"/>
        <w:jc w:val="left"/>
        <w:rPr>
          <w:sz w:val="28"/>
          <w:szCs w:val="28"/>
        </w:rPr>
      </w:pPr>
      <w:r>
        <w:rPr>
          <w:sz w:val="28"/>
          <w:szCs w:val="28"/>
        </w:rPr>
        <w:t xml:space="preserve">[7] ASP.NET Core </w:t>
      </w:r>
      <w:proofErr w:type="gramStart"/>
      <w:r>
        <w:rPr>
          <w:sz w:val="28"/>
          <w:szCs w:val="28"/>
        </w:rPr>
        <w:t>Documentation  (</w:t>
      </w:r>
      <w:proofErr w:type="gramEnd"/>
      <w:r>
        <w:rPr>
          <w:sz w:val="28"/>
          <w:szCs w:val="28"/>
        </w:rPr>
        <w:t>Last visited on May 9, 2026).</w:t>
      </w:r>
      <w:r>
        <w:rPr>
          <w:color w:val="2F5496" w:themeColor="accent1" w:themeShade="BF"/>
          <w:sz w:val="28"/>
          <w:szCs w:val="28"/>
        </w:rPr>
        <w:br/>
      </w:r>
      <w:hyperlink r:id="rId58" w:history="1">
        <w:r>
          <w:rPr>
            <w:rStyle w:val="Hyperlink"/>
            <w:sz w:val="28"/>
            <w:szCs w:val="28"/>
          </w:rPr>
          <w:t>https://learn.microsoft.com/aspnet/core</w:t>
        </w:r>
      </w:hyperlink>
      <w:r>
        <w:rPr>
          <w:sz w:val="28"/>
          <w:szCs w:val="28"/>
        </w:rPr>
        <w:t xml:space="preserve">   </w:t>
      </w:r>
    </w:p>
    <w:p w14:paraId="6ACAEACD" w14:textId="77777777" w:rsidR="00C12880" w:rsidRDefault="00C12880" w:rsidP="00C12880">
      <w:pPr>
        <w:spacing w:line="278" w:lineRule="auto"/>
        <w:jc w:val="left"/>
        <w:rPr>
          <w:sz w:val="28"/>
          <w:szCs w:val="28"/>
        </w:rPr>
      </w:pPr>
      <w:r>
        <w:rPr>
          <w:sz w:val="28"/>
          <w:szCs w:val="28"/>
        </w:rPr>
        <w:t>[8] React.js Official Documentation (Last visited on May 9, 2026.)</w:t>
      </w:r>
      <w:r>
        <w:rPr>
          <w:sz w:val="28"/>
          <w:szCs w:val="28"/>
        </w:rPr>
        <w:br/>
      </w:r>
      <w:hyperlink r:id="rId59" w:tgtFrame="_new" w:history="1">
        <w:r>
          <w:rPr>
            <w:rStyle w:val="Hyperlink"/>
            <w:sz w:val="28"/>
            <w:szCs w:val="28"/>
          </w:rPr>
          <w:t>https://react.dev</w:t>
        </w:r>
      </w:hyperlink>
      <w:r>
        <w:rPr>
          <w:sz w:val="28"/>
          <w:szCs w:val="28"/>
        </w:rPr>
        <w:br/>
      </w:r>
    </w:p>
    <w:p w14:paraId="059EB296" w14:textId="77777777" w:rsidR="001E0ADA" w:rsidRDefault="004312F4" w:rsidP="004312F4">
      <w:pPr>
        <w:spacing w:line="278" w:lineRule="auto"/>
        <w:jc w:val="left"/>
        <w:rPr>
          <w:sz w:val="28"/>
          <w:szCs w:val="28"/>
        </w:rPr>
      </w:pPr>
      <w:r>
        <w:rPr>
          <w:sz w:val="28"/>
          <w:szCs w:val="28"/>
        </w:rPr>
        <w:t>[9] DAIC-WOZ Dataset – Distress Analysis Interview Corpus Wizard-of-Oz</w:t>
      </w:r>
      <w:r>
        <w:rPr>
          <w:sz w:val="28"/>
          <w:szCs w:val="28"/>
        </w:rPr>
        <w:br/>
        <w:t>(Last visited on May 9, 2026)</w:t>
      </w:r>
    </w:p>
    <w:p w14:paraId="3435DE90" w14:textId="77777777" w:rsidR="004312F4" w:rsidRPr="00C12880" w:rsidRDefault="001E0ADA" w:rsidP="004312F4">
      <w:pPr>
        <w:spacing w:line="278" w:lineRule="auto"/>
        <w:jc w:val="left"/>
        <w:rPr>
          <w:sz w:val="28"/>
          <w:szCs w:val="28"/>
        </w:rPr>
      </w:pPr>
      <w:hyperlink r:id="rId60" w:history="1">
        <w:r>
          <w:rPr>
            <w:rStyle w:val="Hyperlink"/>
            <w:sz w:val="28"/>
            <w:szCs w:val="28"/>
          </w:rPr>
          <w:t>https://dcapswoz.ict.usc.edu/</w:t>
        </w:r>
      </w:hyperlink>
      <w:r>
        <w:rPr>
          <w:sz w:val="28"/>
          <w:szCs w:val="28"/>
        </w:rPr>
        <w:br/>
      </w:r>
    </w:p>
    <w:p w14:paraId="11A80B63" w14:textId="77777777" w:rsidR="00C12880" w:rsidRDefault="00C12880" w:rsidP="00C12880">
      <w:pPr>
        <w:spacing w:line="278" w:lineRule="auto"/>
        <w:jc w:val="left"/>
        <w:rPr>
          <w:sz w:val="28"/>
          <w:szCs w:val="28"/>
        </w:rPr>
      </w:pPr>
      <w:r>
        <w:rPr>
          <w:sz w:val="28"/>
          <w:szCs w:val="28"/>
        </w:rPr>
        <w:t>[10] OpenAI – Artificial Intelligence Research (Last visited on May 9, 2026.)</w:t>
      </w:r>
      <w:r>
        <w:rPr>
          <w:sz w:val="28"/>
          <w:szCs w:val="28"/>
        </w:rPr>
        <w:br/>
      </w:r>
      <w:hyperlink r:id="rId61" w:tgtFrame="_new" w:history="1">
        <w:r>
          <w:rPr>
            <w:rStyle w:val="Hyperlink"/>
            <w:sz w:val="28"/>
            <w:szCs w:val="28"/>
          </w:rPr>
          <w:t>https://openai.com</w:t>
        </w:r>
      </w:hyperlink>
      <w:r>
        <w:rPr>
          <w:sz w:val="28"/>
          <w:szCs w:val="28"/>
        </w:rPr>
        <w:br/>
      </w:r>
    </w:p>
    <w:p w14:paraId="76C99CF8" w14:textId="77777777" w:rsidR="004312F4" w:rsidRPr="00C12880" w:rsidRDefault="004312F4" w:rsidP="00C12880">
      <w:pPr>
        <w:spacing w:line="278" w:lineRule="auto"/>
        <w:jc w:val="left"/>
        <w:rPr>
          <w:sz w:val="28"/>
          <w:szCs w:val="28"/>
          <w:rtl/>
          <w:lang w:bidi="ar-EG"/>
        </w:rPr>
      </w:pPr>
    </w:p>
    <w:p w14:paraId="2F97C54A" w14:textId="77777777" w:rsidR="00C12880" w:rsidRPr="00C12880" w:rsidRDefault="00C12880" w:rsidP="00C12880">
      <w:pPr>
        <w:spacing w:line="278" w:lineRule="auto"/>
        <w:jc w:val="left"/>
        <w:rPr>
          <w:sz w:val="28"/>
          <w:szCs w:val="28"/>
        </w:rPr>
      </w:pPr>
    </w:p>
    <w:p w14:paraId="6C7870A3" w14:textId="77777777" w:rsidR="00126C37" w:rsidRPr="00FE7004" w:rsidRDefault="00126C37" w:rsidP="00BE67E5">
      <w:pPr>
        <w:pStyle w:val="Title"/>
        <w:rPr>
          <w:sz w:val="28"/>
          <w:szCs w:val="28"/>
        </w:rPr>
      </w:pPr>
    </w:p>
    <w:p w14:paraId="6386055D" w14:textId="77777777" w:rsidR="00126C37" w:rsidRPr="00FE7004" w:rsidRDefault="00126C37" w:rsidP="00126C37">
      <w:pPr>
        <w:pStyle w:val="Title"/>
        <w:jc w:val="center"/>
        <w:rPr>
          <w:sz w:val="28"/>
          <w:szCs w:val="28"/>
        </w:rPr>
      </w:pPr>
    </w:p>
    <w:p w14:paraId="2788AD35" w14:textId="77777777" w:rsidR="00126C37" w:rsidRPr="00FE7004" w:rsidRDefault="00126C37" w:rsidP="00126C37">
      <w:pPr>
        <w:pStyle w:val="Title"/>
        <w:jc w:val="center"/>
        <w:rPr>
          <w:sz w:val="28"/>
          <w:szCs w:val="28"/>
        </w:rPr>
      </w:pPr>
    </w:p>
    <w:p w14:paraId="41699DB9" w14:textId="77777777" w:rsidR="001E0ADA" w:rsidRDefault="001E0ADA" w:rsidP="00FE7004">
      <w:pPr>
        <w:pStyle w:val="Chaptertitle"/>
      </w:pPr>
      <w:bookmarkStart w:id="69" w:name="_Toc197463980"/>
    </w:p>
    <w:p w14:paraId="0BD4A963" w14:textId="77777777" w:rsidR="001E0ADA" w:rsidRDefault="001E0ADA" w:rsidP="00FE7004">
      <w:pPr>
        <w:pStyle w:val="Chaptertitle"/>
      </w:pPr>
    </w:p>
    <w:p w14:paraId="7872F302" w14:textId="77777777" w:rsidR="001E0ADA" w:rsidRDefault="001E0ADA" w:rsidP="00FE7004">
      <w:pPr>
        <w:pStyle w:val="Chaptertitle"/>
      </w:pPr>
    </w:p>
    <w:p w14:paraId="6CE18ED5" w14:textId="77777777" w:rsidR="001E0ADA" w:rsidRDefault="001E0ADA" w:rsidP="00FE7004">
      <w:pPr>
        <w:pStyle w:val="Chaptertitle"/>
      </w:pPr>
    </w:p>
    <w:p w14:paraId="24316C01" w14:textId="77777777" w:rsidR="00126C37" w:rsidRPr="00FE7004" w:rsidRDefault="00126C37" w:rsidP="00FE7004">
      <w:pPr>
        <w:pStyle w:val="Chaptertitle"/>
      </w:pPr>
      <w:r>
        <w:t>Appendices (Optional)</w:t>
      </w:r>
      <w:bookmarkEnd w:id="69"/>
      <w:r>
        <w:br w:type="page"/>
      </w:r>
    </w:p>
    <w:p w14:paraId="17092820" w14:textId="77777777" w:rsidR="008E1F8D" w:rsidRDefault="008E1F8D" w:rsidP="00F3301B">
      <w:pPr>
        <w:spacing w:line="278" w:lineRule="auto"/>
        <w:jc w:val="left"/>
        <w:rPr>
          <w:sz w:val="28"/>
          <w:szCs w:val="28"/>
        </w:rPr>
      </w:pPr>
      <w:r>
        <w:rPr>
          <w:noProof/>
          <w:sz w:val="28"/>
          <w:szCs w:val="28"/>
        </w:rPr>
        <w:lastRenderedPageBreak/>
        <w:drawing>
          <wp:inline distT="0" distB="0" distL="0" distR="0" wp14:anchorId="5243681B" wp14:editId="2076ADD9">
            <wp:extent cx="5943600" cy="3392805"/>
            <wp:effectExtent l="0" t="0" r="0" b="0"/>
            <wp:docPr id="112713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32529" name=""/>
                    <pic:cNvPicPr/>
                  </pic:nvPicPr>
                  <pic:blipFill>
                    <a:blip r:embed="rId62"/>
                    <a:stretch>
                      <a:fillRect/>
                    </a:stretch>
                  </pic:blipFill>
                  <pic:spPr>
                    <a:xfrm>
                      <a:off x="0" y="0"/>
                      <a:ext cx="5943600" cy="3392805"/>
                    </a:xfrm>
                    <a:prstGeom prst="rect">
                      <a:avLst/>
                    </a:prstGeom>
                  </pic:spPr>
                </pic:pic>
              </a:graphicData>
            </a:graphic>
          </wp:inline>
        </w:drawing>
      </w:r>
    </w:p>
    <w:p w14:paraId="55550B39" w14:textId="77777777" w:rsidR="00953CA8" w:rsidRDefault="00953CA8" w:rsidP="00F3301B">
      <w:pPr>
        <w:spacing w:line="278" w:lineRule="auto"/>
        <w:jc w:val="left"/>
        <w:rPr>
          <w:sz w:val="28"/>
          <w:szCs w:val="28"/>
        </w:rPr>
      </w:pPr>
      <w:r>
        <w:rPr>
          <w:noProof/>
          <w:sz w:val="28"/>
          <w:szCs w:val="28"/>
        </w:rPr>
        <w:drawing>
          <wp:inline distT="0" distB="0" distL="0" distR="0" wp14:anchorId="132DCBDF" wp14:editId="324E5452">
            <wp:extent cx="5943600" cy="3519170"/>
            <wp:effectExtent l="0" t="0" r="0" b="5080"/>
            <wp:docPr id="174020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00112" name=""/>
                    <pic:cNvPicPr/>
                  </pic:nvPicPr>
                  <pic:blipFill>
                    <a:blip r:embed="rId63"/>
                    <a:stretch>
                      <a:fillRect/>
                    </a:stretch>
                  </pic:blipFill>
                  <pic:spPr>
                    <a:xfrm>
                      <a:off x="0" y="0"/>
                      <a:ext cx="5943600" cy="3519170"/>
                    </a:xfrm>
                    <a:prstGeom prst="rect">
                      <a:avLst/>
                    </a:prstGeom>
                  </pic:spPr>
                </pic:pic>
              </a:graphicData>
            </a:graphic>
          </wp:inline>
        </w:drawing>
      </w:r>
    </w:p>
    <w:p w14:paraId="3A9C5B01" w14:textId="77777777" w:rsidR="00953CA8" w:rsidRDefault="00953CA8">
      <w:pPr>
        <w:spacing w:line="278" w:lineRule="auto"/>
        <w:jc w:val="left"/>
        <w:rPr>
          <w:sz w:val="28"/>
          <w:szCs w:val="28"/>
        </w:rPr>
      </w:pPr>
      <w:r>
        <w:rPr>
          <w:sz w:val="28"/>
          <w:szCs w:val="28"/>
        </w:rPr>
        <w:br w:type="page"/>
      </w:r>
    </w:p>
    <w:p w14:paraId="1B5C1247" w14:textId="77777777" w:rsidR="008E1F8D" w:rsidRDefault="00953CA8" w:rsidP="00F3301B">
      <w:pPr>
        <w:spacing w:line="278" w:lineRule="auto"/>
        <w:jc w:val="left"/>
        <w:rPr>
          <w:sz w:val="28"/>
          <w:szCs w:val="28"/>
        </w:rPr>
      </w:pPr>
      <w:r>
        <w:rPr>
          <w:noProof/>
          <w:sz w:val="28"/>
          <w:szCs w:val="28"/>
        </w:rPr>
        <w:lastRenderedPageBreak/>
        <w:drawing>
          <wp:inline distT="0" distB="0" distL="0" distR="0" wp14:anchorId="721567C5" wp14:editId="14947DB5">
            <wp:extent cx="5943600" cy="3465830"/>
            <wp:effectExtent l="0" t="0" r="0" b="1270"/>
            <wp:docPr id="45774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41004" name=""/>
                    <pic:cNvPicPr/>
                  </pic:nvPicPr>
                  <pic:blipFill>
                    <a:blip r:embed="rId64"/>
                    <a:stretch>
                      <a:fillRect/>
                    </a:stretch>
                  </pic:blipFill>
                  <pic:spPr>
                    <a:xfrm>
                      <a:off x="0" y="0"/>
                      <a:ext cx="5943600" cy="3465830"/>
                    </a:xfrm>
                    <a:prstGeom prst="rect">
                      <a:avLst/>
                    </a:prstGeom>
                  </pic:spPr>
                </pic:pic>
              </a:graphicData>
            </a:graphic>
          </wp:inline>
        </w:drawing>
      </w:r>
    </w:p>
    <w:p w14:paraId="3635EA43" w14:textId="77777777" w:rsidR="00953CA8" w:rsidRDefault="00953CA8" w:rsidP="00F3301B">
      <w:pPr>
        <w:spacing w:line="278" w:lineRule="auto"/>
        <w:jc w:val="left"/>
        <w:rPr>
          <w:sz w:val="28"/>
          <w:szCs w:val="28"/>
          <w:rtl/>
          <w:lang w:bidi="ar-EG"/>
        </w:rPr>
      </w:pPr>
      <w:r>
        <w:rPr>
          <w:noProof/>
          <w:sz w:val="28"/>
          <w:szCs w:val="28"/>
          <w:lang w:bidi="ar-EG"/>
        </w:rPr>
        <w:drawing>
          <wp:inline distT="0" distB="0" distL="0" distR="0" wp14:anchorId="1063B4A9" wp14:editId="157163C2">
            <wp:extent cx="5943600" cy="3500755"/>
            <wp:effectExtent l="0" t="0" r="0" b="4445"/>
            <wp:docPr id="187073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39801" name=""/>
                    <pic:cNvPicPr/>
                  </pic:nvPicPr>
                  <pic:blipFill>
                    <a:blip r:embed="rId65"/>
                    <a:stretch>
                      <a:fillRect/>
                    </a:stretch>
                  </pic:blipFill>
                  <pic:spPr>
                    <a:xfrm>
                      <a:off x="0" y="0"/>
                      <a:ext cx="5943600" cy="3500755"/>
                    </a:xfrm>
                    <a:prstGeom prst="rect">
                      <a:avLst/>
                    </a:prstGeom>
                  </pic:spPr>
                </pic:pic>
              </a:graphicData>
            </a:graphic>
          </wp:inline>
        </w:drawing>
      </w:r>
    </w:p>
    <w:p w14:paraId="4D68D638" w14:textId="77777777" w:rsidR="008E1F8D" w:rsidRDefault="008E1F8D">
      <w:pPr>
        <w:spacing w:line="278" w:lineRule="auto"/>
        <w:jc w:val="left"/>
        <w:rPr>
          <w:sz w:val="28"/>
          <w:szCs w:val="28"/>
        </w:rPr>
      </w:pPr>
      <w:r>
        <w:rPr>
          <w:sz w:val="28"/>
          <w:szCs w:val="28"/>
        </w:rPr>
        <w:br w:type="page"/>
      </w:r>
    </w:p>
    <w:p w14:paraId="49EEFFEE" w14:textId="77777777" w:rsidR="001E0ADA" w:rsidRDefault="00126C37" w:rsidP="00F3301B">
      <w:pPr>
        <w:spacing w:line="278" w:lineRule="auto"/>
        <w:jc w:val="left"/>
        <w:rPr>
          <w:sz w:val="28"/>
          <w:szCs w:val="28"/>
        </w:rPr>
      </w:pPr>
      <w:r>
        <w:rPr>
          <w:sz w:val="28"/>
          <w:szCs w:val="28"/>
        </w:rPr>
        <w:lastRenderedPageBreak/>
        <w:t xml:space="preserve"> </w:t>
      </w:r>
      <w:r>
        <w:rPr>
          <w:noProof/>
          <w:sz w:val="28"/>
          <w:szCs w:val="28"/>
        </w:rPr>
        <w:drawing>
          <wp:inline distT="0" distB="0" distL="0" distR="0" wp14:anchorId="2A371D91" wp14:editId="366EAA85">
            <wp:extent cx="5943600" cy="3525520"/>
            <wp:effectExtent l="0" t="0" r="0" b="0"/>
            <wp:docPr id="65239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97224" name=""/>
                    <pic:cNvPicPr/>
                  </pic:nvPicPr>
                  <pic:blipFill>
                    <a:blip r:embed="rId66"/>
                    <a:stretch>
                      <a:fillRect/>
                    </a:stretch>
                  </pic:blipFill>
                  <pic:spPr>
                    <a:xfrm>
                      <a:off x="0" y="0"/>
                      <a:ext cx="5943600" cy="3525520"/>
                    </a:xfrm>
                    <a:prstGeom prst="rect">
                      <a:avLst/>
                    </a:prstGeom>
                  </pic:spPr>
                </pic:pic>
              </a:graphicData>
            </a:graphic>
          </wp:inline>
        </w:drawing>
      </w:r>
    </w:p>
    <w:p w14:paraId="70DD2247" w14:textId="77777777" w:rsidR="001E0ADA" w:rsidRDefault="00BE67E5">
      <w:pPr>
        <w:spacing w:line="278" w:lineRule="auto"/>
        <w:jc w:val="left"/>
        <w:rPr>
          <w:sz w:val="28"/>
          <w:szCs w:val="28"/>
        </w:rPr>
      </w:pPr>
      <w:r>
        <w:rPr>
          <w:noProof/>
        </w:rPr>
        <w:drawing>
          <wp:inline distT="0" distB="0" distL="0" distR="0" wp14:anchorId="265857D1" wp14:editId="609924D8">
            <wp:extent cx="5943600" cy="2343785"/>
            <wp:effectExtent l="0" t="0" r="0" b="0"/>
            <wp:docPr id="154156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68268" name=""/>
                    <pic:cNvPicPr/>
                  </pic:nvPicPr>
                  <pic:blipFill>
                    <a:blip r:embed="rId67"/>
                    <a:stretch>
                      <a:fillRect/>
                    </a:stretch>
                  </pic:blipFill>
                  <pic:spPr>
                    <a:xfrm>
                      <a:off x="0" y="0"/>
                      <a:ext cx="5943600" cy="2343785"/>
                    </a:xfrm>
                    <a:prstGeom prst="rect">
                      <a:avLst/>
                    </a:prstGeom>
                  </pic:spPr>
                </pic:pic>
              </a:graphicData>
            </a:graphic>
          </wp:inline>
        </w:drawing>
      </w:r>
    </w:p>
    <w:p w14:paraId="6E78EF4F" w14:textId="77777777" w:rsidR="005470D8" w:rsidRDefault="005470D8" w:rsidP="00F3301B">
      <w:pPr>
        <w:spacing w:line="278" w:lineRule="auto"/>
        <w:jc w:val="left"/>
        <w:rPr>
          <w:sz w:val="28"/>
          <w:szCs w:val="28"/>
        </w:rPr>
      </w:pPr>
    </w:p>
    <w:p w14:paraId="30818ABC" w14:textId="77777777" w:rsidR="001E0ADA" w:rsidRPr="001E0ADA" w:rsidRDefault="001E0ADA" w:rsidP="001E0ADA">
      <w:pPr>
        <w:rPr>
          <w:sz w:val="28"/>
          <w:szCs w:val="28"/>
        </w:rPr>
      </w:pPr>
    </w:p>
    <w:p w14:paraId="74B40A76" w14:textId="77777777" w:rsidR="001E0ADA" w:rsidRPr="001E0ADA" w:rsidRDefault="001E0ADA" w:rsidP="001E0ADA">
      <w:pPr>
        <w:rPr>
          <w:sz w:val="28"/>
          <w:szCs w:val="28"/>
        </w:rPr>
      </w:pPr>
    </w:p>
    <w:p w14:paraId="3A024B9A" w14:textId="77777777" w:rsidR="001E0ADA" w:rsidRPr="001E0ADA" w:rsidRDefault="001E0ADA" w:rsidP="001E0ADA">
      <w:pPr>
        <w:rPr>
          <w:sz w:val="28"/>
          <w:szCs w:val="28"/>
        </w:rPr>
      </w:pPr>
    </w:p>
    <w:p w14:paraId="051B1ACE" w14:textId="77777777" w:rsidR="001E0ADA" w:rsidRPr="001E0ADA" w:rsidRDefault="00BE67E5" w:rsidP="001E0ADA">
      <w:pPr>
        <w:rPr>
          <w:sz w:val="28"/>
          <w:szCs w:val="28"/>
        </w:rPr>
      </w:pPr>
      <w:r>
        <w:rPr>
          <w:noProof/>
        </w:rPr>
        <w:lastRenderedPageBreak/>
        <w:drawing>
          <wp:inline distT="0" distB="0" distL="0" distR="0" wp14:anchorId="0C27C628" wp14:editId="7B1E6AEA">
            <wp:extent cx="5943600" cy="3059430"/>
            <wp:effectExtent l="0" t="0" r="0" b="7620"/>
            <wp:docPr id="4923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8376" name=""/>
                    <pic:cNvPicPr/>
                  </pic:nvPicPr>
                  <pic:blipFill>
                    <a:blip r:embed="rId68"/>
                    <a:stretch>
                      <a:fillRect/>
                    </a:stretch>
                  </pic:blipFill>
                  <pic:spPr>
                    <a:xfrm>
                      <a:off x="0" y="0"/>
                      <a:ext cx="5943600" cy="3059430"/>
                    </a:xfrm>
                    <a:prstGeom prst="rect">
                      <a:avLst/>
                    </a:prstGeom>
                  </pic:spPr>
                </pic:pic>
              </a:graphicData>
            </a:graphic>
          </wp:inline>
        </w:drawing>
      </w:r>
    </w:p>
    <w:p w14:paraId="7BE00BBA" w14:textId="77777777" w:rsidR="001E0ADA" w:rsidRPr="001E0ADA" w:rsidRDefault="00BE67E5" w:rsidP="001E0ADA">
      <w:pPr>
        <w:rPr>
          <w:sz w:val="28"/>
          <w:szCs w:val="28"/>
        </w:rPr>
      </w:pPr>
      <w:r>
        <w:rPr>
          <w:noProof/>
        </w:rPr>
        <w:drawing>
          <wp:inline distT="0" distB="0" distL="0" distR="0" wp14:anchorId="62034670" wp14:editId="30255920">
            <wp:extent cx="5943600" cy="2343785"/>
            <wp:effectExtent l="0" t="0" r="0" b="0"/>
            <wp:docPr id="127721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17978" name=""/>
                    <pic:cNvPicPr/>
                  </pic:nvPicPr>
                  <pic:blipFill>
                    <a:blip r:embed="rId69"/>
                    <a:stretch>
                      <a:fillRect/>
                    </a:stretch>
                  </pic:blipFill>
                  <pic:spPr>
                    <a:xfrm>
                      <a:off x="0" y="0"/>
                      <a:ext cx="5943600" cy="2343785"/>
                    </a:xfrm>
                    <a:prstGeom prst="rect">
                      <a:avLst/>
                    </a:prstGeom>
                  </pic:spPr>
                </pic:pic>
              </a:graphicData>
            </a:graphic>
          </wp:inline>
        </w:drawing>
      </w:r>
    </w:p>
    <w:p w14:paraId="5D2ED5EE" w14:textId="77777777" w:rsidR="001E0ADA" w:rsidRPr="001E0ADA" w:rsidRDefault="001E0ADA" w:rsidP="001E0ADA">
      <w:pPr>
        <w:rPr>
          <w:sz w:val="28"/>
          <w:szCs w:val="28"/>
        </w:rPr>
      </w:pPr>
    </w:p>
    <w:p w14:paraId="68D1F2EF" w14:textId="77777777" w:rsidR="001E0ADA" w:rsidRPr="001E0ADA" w:rsidRDefault="001E0ADA" w:rsidP="001E0ADA">
      <w:pPr>
        <w:rPr>
          <w:sz w:val="28"/>
          <w:szCs w:val="28"/>
        </w:rPr>
      </w:pPr>
    </w:p>
    <w:p w14:paraId="5961B51B" w14:textId="77777777" w:rsidR="001E0ADA" w:rsidRPr="001E0ADA" w:rsidRDefault="001E0ADA" w:rsidP="001E0ADA">
      <w:pPr>
        <w:rPr>
          <w:sz w:val="28"/>
          <w:szCs w:val="28"/>
        </w:rPr>
      </w:pPr>
    </w:p>
    <w:p w14:paraId="146DB76F" w14:textId="77777777" w:rsidR="001E0ADA" w:rsidRPr="001E0ADA" w:rsidRDefault="001E0ADA" w:rsidP="001E0ADA">
      <w:pPr>
        <w:rPr>
          <w:sz w:val="28"/>
          <w:szCs w:val="28"/>
        </w:rPr>
      </w:pPr>
    </w:p>
    <w:p w14:paraId="5022E302" w14:textId="77777777" w:rsidR="001E0ADA" w:rsidRPr="001E0ADA" w:rsidRDefault="001E0ADA" w:rsidP="001E0ADA">
      <w:pPr>
        <w:rPr>
          <w:sz w:val="28"/>
          <w:szCs w:val="28"/>
        </w:rPr>
      </w:pPr>
    </w:p>
    <w:p w14:paraId="656B9AB7" w14:textId="77777777" w:rsidR="001E0ADA" w:rsidRPr="001E0ADA" w:rsidRDefault="001E0ADA" w:rsidP="001E0ADA">
      <w:pPr>
        <w:rPr>
          <w:sz w:val="28"/>
          <w:szCs w:val="28"/>
        </w:rPr>
      </w:pPr>
    </w:p>
    <w:p w14:paraId="6C1B5A42" w14:textId="77777777" w:rsidR="001E0ADA" w:rsidRPr="001E0ADA" w:rsidRDefault="00BE67E5" w:rsidP="001E0ADA">
      <w:pPr>
        <w:rPr>
          <w:sz w:val="28"/>
          <w:szCs w:val="28"/>
        </w:rPr>
      </w:pPr>
      <w:r>
        <w:rPr>
          <w:noProof/>
          <w:sz w:val="28"/>
          <w:szCs w:val="28"/>
        </w:rPr>
        <w:lastRenderedPageBreak/>
        <w:drawing>
          <wp:inline distT="0" distB="0" distL="0" distR="0" wp14:anchorId="512EA65C" wp14:editId="1B6CA538">
            <wp:extent cx="5805170" cy="7329055"/>
            <wp:effectExtent l="0" t="0" r="5080" b="5715"/>
            <wp:docPr id="21244716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808908" cy="7333774"/>
                    </a:xfrm>
                    <a:prstGeom prst="rect">
                      <a:avLst/>
                    </a:prstGeom>
                    <a:noFill/>
                    <a:ln>
                      <a:noFill/>
                    </a:ln>
                  </pic:spPr>
                </pic:pic>
              </a:graphicData>
            </a:graphic>
          </wp:inline>
        </w:drawing>
      </w:r>
    </w:p>
    <w:p w14:paraId="706298E0" w14:textId="77777777" w:rsidR="001E0ADA" w:rsidRDefault="001E0ADA" w:rsidP="001E0ADA">
      <w:pPr>
        <w:rPr>
          <w:sz w:val="28"/>
          <w:szCs w:val="28"/>
        </w:rPr>
      </w:pPr>
    </w:p>
    <w:p w14:paraId="118FAFCE" w14:textId="77777777" w:rsidR="001E0ADA" w:rsidRDefault="00BE67E5" w:rsidP="00BE67E5">
      <w:pPr>
        <w:jc w:val="left"/>
        <w:rPr>
          <w:sz w:val="28"/>
          <w:szCs w:val="28"/>
        </w:rPr>
      </w:pPr>
      <w:r>
        <w:rPr>
          <w:noProof/>
          <w:sz w:val="28"/>
          <w:szCs w:val="28"/>
        </w:rPr>
        <w:lastRenderedPageBreak/>
        <w:drawing>
          <wp:inline distT="0" distB="0" distL="0" distR="0" wp14:anchorId="2311D062" wp14:editId="3E5D3D68">
            <wp:extent cx="5770245" cy="5569527"/>
            <wp:effectExtent l="0" t="0" r="1905" b="0"/>
            <wp:docPr id="3874885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76991" cy="5576039"/>
                    </a:xfrm>
                    <a:prstGeom prst="rect">
                      <a:avLst/>
                    </a:prstGeom>
                    <a:noFill/>
                    <a:ln>
                      <a:noFill/>
                    </a:ln>
                  </pic:spPr>
                </pic:pic>
              </a:graphicData>
            </a:graphic>
          </wp:inline>
        </w:drawing>
      </w:r>
    </w:p>
    <w:p w14:paraId="50583100" w14:textId="77777777" w:rsidR="00B96346" w:rsidRDefault="00B96346" w:rsidP="00BE67E5">
      <w:pPr>
        <w:jc w:val="left"/>
        <w:rPr>
          <w:sz w:val="28"/>
          <w:szCs w:val="28"/>
        </w:rPr>
      </w:pPr>
      <w:r>
        <w:rPr>
          <w:noProof/>
          <w:sz w:val="28"/>
          <w:szCs w:val="28"/>
        </w:rPr>
        <w:lastRenderedPageBreak/>
        <w:drawing>
          <wp:inline distT="0" distB="0" distL="0" distR="0" wp14:anchorId="65A6E467" wp14:editId="7EE91423">
            <wp:extent cx="5943600" cy="6497782"/>
            <wp:effectExtent l="0" t="0" r="0" b="0"/>
            <wp:docPr id="12619948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6750" cy="6501226"/>
                    </a:xfrm>
                    <a:prstGeom prst="rect">
                      <a:avLst/>
                    </a:prstGeom>
                    <a:noFill/>
                    <a:ln>
                      <a:noFill/>
                    </a:ln>
                  </pic:spPr>
                </pic:pic>
              </a:graphicData>
            </a:graphic>
          </wp:inline>
        </w:drawing>
      </w:r>
    </w:p>
    <w:p w14:paraId="625CAB8F" w14:textId="77777777" w:rsidR="001E0ADA" w:rsidRDefault="001E0ADA">
      <w:pPr>
        <w:spacing w:line="278" w:lineRule="auto"/>
        <w:jc w:val="left"/>
        <w:rPr>
          <w:sz w:val="28"/>
          <w:szCs w:val="28"/>
        </w:rPr>
      </w:pPr>
      <w:r>
        <w:rPr>
          <w:sz w:val="28"/>
          <w:szCs w:val="28"/>
        </w:rPr>
        <w:br w:type="page"/>
      </w:r>
    </w:p>
    <w:p w14:paraId="182E6FA2" w14:textId="77777777" w:rsidR="008E1F8D" w:rsidRDefault="00B96346" w:rsidP="001E0ADA">
      <w:pPr>
        <w:jc w:val="left"/>
        <w:rPr>
          <w:sz w:val="28"/>
          <w:szCs w:val="28"/>
        </w:rPr>
      </w:pPr>
      <w:r>
        <w:rPr>
          <w:noProof/>
          <w:sz w:val="28"/>
          <w:szCs w:val="28"/>
        </w:rPr>
        <w:lastRenderedPageBreak/>
        <w:drawing>
          <wp:inline distT="0" distB="0" distL="0" distR="0" wp14:anchorId="7581B95B" wp14:editId="252AA8C2">
            <wp:extent cx="5797550" cy="5701145"/>
            <wp:effectExtent l="0" t="0" r="0" b="0"/>
            <wp:docPr id="96682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26501" name=""/>
                    <pic:cNvPicPr/>
                  </pic:nvPicPr>
                  <pic:blipFill>
                    <a:blip r:embed="rId73"/>
                    <a:stretch>
                      <a:fillRect/>
                    </a:stretch>
                  </pic:blipFill>
                  <pic:spPr>
                    <a:xfrm>
                      <a:off x="0" y="0"/>
                      <a:ext cx="5816949" cy="5720221"/>
                    </a:xfrm>
                    <a:prstGeom prst="rect">
                      <a:avLst/>
                    </a:prstGeom>
                  </pic:spPr>
                </pic:pic>
              </a:graphicData>
            </a:graphic>
          </wp:inline>
        </w:drawing>
      </w:r>
    </w:p>
    <w:p w14:paraId="487D55CB" w14:textId="77777777" w:rsidR="008E1F8D" w:rsidRDefault="00B96346" w:rsidP="001E0ADA">
      <w:pPr>
        <w:jc w:val="left"/>
        <w:rPr>
          <w:sz w:val="28"/>
          <w:szCs w:val="28"/>
        </w:rPr>
      </w:pPr>
      <w:r>
        <w:rPr>
          <w:noProof/>
          <w:sz w:val="28"/>
          <w:szCs w:val="28"/>
        </w:rPr>
        <w:lastRenderedPageBreak/>
        <w:drawing>
          <wp:inline distT="0" distB="0" distL="0" distR="0" wp14:anchorId="1A027AC2" wp14:editId="1C500B0F">
            <wp:extent cx="5676900" cy="6380018"/>
            <wp:effectExtent l="0" t="0" r="0" b="1905"/>
            <wp:docPr id="189868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86108" name=""/>
                    <pic:cNvPicPr/>
                  </pic:nvPicPr>
                  <pic:blipFill>
                    <a:blip r:embed="rId74"/>
                    <a:stretch>
                      <a:fillRect/>
                    </a:stretch>
                  </pic:blipFill>
                  <pic:spPr>
                    <a:xfrm>
                      <a:off x="0" y="0"/>
                      <a:ext cx="5681988" cy="6385736"/>
                    </a:xfrm>
                    <a:prstGeom prst="rect">
                      <a:avLst/>
                    </a:prstGeom>
                  </pic:spPr>
                </pic:pic>
              </a:graphicData>
            </a:graphic>
          </wp:inline>
        </w:drawing>
      </w:r>
    </w:p>
    <w:p w14:paraId="0B513294" w14:textId="77777777" w:rsidR="008E1F8D" w:rsidRDefault="008E1F8D" w:rsidP="001E0ADA">
      <w:pPr>
        <w:jc w:val="left"/>
        <w:rPr>
          <w:sz w:val="28"/>
          <w:szCs w:val="28"/>
        </w:rPr>
      </w:pPr>
    </w:p>
    <w:p w14:paraId="450E0579" w14:textId="77777777" w:rsidR="008E1F8D" w:rsidRDefault="008E1F8D" w:rsidP="001E0ADA">
      <w:pPr>
        <w:jc w:val="left"/>
        <w:rPr>
          <w:sz w:val="28"/>
          <w:szCs w:val="28"/>
        </w:rPr>
      </w:pPr>
    </w:p>
    <w:p w14:paraId="45F4C527" w14:textId="77777777" w:rsidR="008E1F8D" w:rsidRDefault="008E1F8D" w:rsidP="001E0ADA">
      <w:pPr>
        <w:jc w:val="left"/>
        <w:rPr>
          <w:sz w:val="28"/>
          <w:szCs w:val="28"/>
        </w:rPr>
      </w:pPr>
    </w:p>
    <w:p w14:paraId="5A3C4CF9" w14:textId="77777777" w:rsidR="008E1F8D" w:rsidRDefault="008E1F8D" w:rsidP="001E0ADA">
      <w:pPr>
        <w:jc w:val="left"/>
        <w:rPr>
          <w:sz w:val="28"/>
          <w:szCs w:val="28"/>
        </w:rPr>
      </w:pPr>
    </w:p>
    <w:p w14:paraId="5661C432" w14:textId="77777777" w:rsidR="008E1F8D" w:rsidRDefault="008E1F8D" w:rsidP="001E0ADA">
      <w:pPr>
        <w:jc w:val="left"/>
        <w:rPr>
          <w:sz w:val="28"/>
          <w:szCs w:val="28"/>
          <w:rtl/>
          <w:lang w:bidi="ar-EG"/>
        </w:rPr>
      </w:pPr>
    </w:p>
    <w:p w14:paraId="7FB0A6E6" w14:textId="77777777" w:rsidR="001B61B7" w:rsidRDefault="001B61B7" w:rsidP="008E1F8D">
      <w:pPr>
        <w:spacing w:line="278" w:lineRule="auto"/>
        <w:jc w:val="left"/>
        <w:rPr>
          <w:sz w:val="28"/>
          <w:szCs w:val="28"/>
        </w:rPr>
      </w:pPr>
      <w:r>
        <w:rPr>
          <w:noProof/>
          <w:sz w:val="28"/>
          <w:szCs w:val="28"/>
        </w:rPr>
        <w:drawing>
          <wp:inline distT="0" distB="0" distL="0" distR="0" wp14:anchorId="359C782E" wp14:editId="4D755542">
            <wp:extent cx="5943600" cy="3449782"/>
            <wp:effectExtent l="0" t="0" r="0" b="0"/>
            <wp:docPr id="27625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51185" name=""/>
                    <pic:cNvPicPr/>
                  </pic:nvPicPr>
                  <pic:blipFill>
                    <a:blip r:embed="rId75"/>
                    <a:stretch>
                      <a:fillRect/>
                    </a:stretch>
                  </pic:blipFill>
                  <pic:spPr>
                    <a:xfrm>
                      <a:off x="0" y="0"/>
                      <a:ext cx="5953718" cy="3455655"/>
                    </a:xfrm>
                    <a:prstGeom prst="rect">
                      <a:avLst/>
                    </a:prstGeom>
                  </pic:spPr>
                </pic:pic>
              </a:graphicData>
            </a:graphic>
          </wp:inline>
        </w:drawing>
      </w:r>
    </w:p>
    <w:p w14:paraId="36FFC59C" w14:textId="77777777" w:rsidR="008E1F8D" w:rsidRDefault="001B61B7" w:rsidP="008E1F8D">
      <w:pPr>
        <w:spacing w:line="278" w:lineRule="auto"/>
        <w:jc w:val="left"/>
        <w:rPr>
          <w:sz w:val="28"/>
          <w:szCs w:val="28"/>
        </w:rPr>
      </w:pPr>
      <w:r>
        <w:rPr>
          <w:noProof/>
          <w:sz w:val="28"/>
          <w:szCs w:val="28"/>
        </w:rPr>
        <w:drawing>
          <wp:inline distT="0" distB="0" distL="0" distR="0" wp14:anchorId="458FA46E" wp14:editId="53D7C9F9">
            <wp:extent cx="5943600" cy="3614420"/>
            <wp:effectExtent l="0" t="0" r="0" b="5080"/>
            <wp:docPr id="126840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07881" name=""/>
                    <pic:cNvPicPr/>
                  </pic:nvPicPr>
                  <pic:blipFill>
                    <a:blip r:embed="rId76"/>
                    <a:stretch>
                      <a:fillRect/>
                    </a:stretch>
                  </pic:blipFill>
                  <pic:spPr>
                    <a:xfrm>
                      <a:off x="0" y="0"/>
                      <a:ext cx="5943600" cy="3614420"/>
                    </a:xfrm>
                    <a:prstGeom prst="rect">
                      <a:avLst/>
                    </a:prstGeom>
                  </pic:spPr>
                </pic:pic>
              </a:graphicData>
            </a:graphic>
          </wp:inline>
        </w:drawing>
      </w:r>
      <w:r>
        <w:rPr>
          <w:sz w:val="28"/>
          <w:szCs w:val="28"/>
        </w:rPr>
        <w:br w:type="page"/>
      </w:r>
    </w:p>
    <w:p w14:paraId="0D4CB57C" w14:textId="77777777" w:rsidR="008E1F8D" w:rsidRDefault="001B61B7">
      <w:pPr>
        <w:spacing w:line="278" w:lineRule="auto"/>
        <w:jc w:val="left"/>
        <w:rPr>
          <w:sz w:val="28"/>
          <w:szCs w:val="28"/>
        </w:rPr>
      </w:pPr>
      <w:r>
        <w:rPr>
          <w:noProof/>
          <w:sz w:val="28"/>
          <w:szCs w:val="28"/>
        </w:rPr>
        <w:lastRenderedPageBreak/>
        <w:drawing>
          <wp:inline distT="0" distB="0" distL="0" distR="0" wp14:anchorId="675A4420" wp14:editId="15069E70">
            <wp:extent cx="5943600" cy="5375564"/>
            <wp:effectExtent l="0" t="0" r="0" b="0"/>
            <wp:docPr id="193912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21374" name=""/>
                    <pic:cNvPicPr/>
                  </pic:nvPicPr>
                  <pic:blipFill>
                    <a:blip r:embed="rId77"/>
                    <a:stretch>
                      <a:fillRect/>
                    </a:stretch>
                  </pic:blipFill>
                  <pic:spPr>
                    <a:xfrm>
                      <a:off x="0" y="0"/>
                      <a:ext cx="5947230" cy="5378847"/>
                    </a:xfrm>
                    <a:prstGeom prst="rect">
                      <a:avLst/>
                    </a:prstGeom>
                  </pic:spPr>
                </pic:pic>
              </a:graphicData>
            </a:graphic>
          </wp:inline>
        </w:drawing>
      </w:r>
    </w:p>
    <w:p w14:paraId="52DB1848" w14:textId="77777777" w:rsidR="001B61B7" w:rsidRDefault="001B61B7">
      <w:pPr>
        <w:spacing w:line="278" w:lineRule="auto"/>
        <w:jc w:val="left"/>
        <w:rPr>
          <w:sz w:val="28"/>
          <w:szCs w:val="28"/>
        </w:rPr>
      </w:pPr>
      <w:r>
        <w:rPr>
          <w:noProof/>
          <w:sz w:val="28"/>
          <w:szCs w:val="28"/>
        </w:rPr>
        <w:lastRenderedPageBreak/>
        <w:drawing>
          <wp:inline distT="0" distB="0" distL="0" distR="0" wp14:anchorId="70A968CD" wp14:editId="5A1A2F2A">
            <wp:extent cx="5770418" cy="3684775"/>
            <wp:effectExtent l="0" t="0" r="1905" b="0"/>
            <wp:docPr id="185241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11162" name=""/>
                    <pic:cNvPicPr/>
                  </pic:nvPicPr>
                  <pic:blipFill>
                    <a:blip r:embed="rId78"/>
                    <a:stretch>
                      <a:fillRect/>
                    </a:stretch>
                  </pic:blipFill>
                  <pic:spPr>
                    <a:xfrm>
                      <a:off x="0" y="0"/>
                      <a:ext cx="5779997" cy="3690892"/>
                    </a:xfrm>
                    <a:prstGeom prst="rect">
                      <a:avLst/>
                    </a:prstGeom>
                  </pic:spPr>
                </pic:pic>
              </a:graphicData>
            </a:graphic>
          </wp:inline>
        </w:drawing>
      </w:r>
    </w:p>
    <w:p w14:paraId="3A3F71E0" w14:textId="77777777" w:rsidR="001E0ADA" w:rsidRPr="001E0ADA" w:rsidRDefault="001B61B7" w:rsidP="008E1F8D">
      <w:pPr>
        <w:jc w:val="left"/>
        <w:rPr>
          <w:sz w:val="28"/>
          <w:szCs w:val="28"/>
          <w:rtl/>
          <w:lang w:bidi="ar-EG"/>
        </w:rPr>
      </w:pPr>
      <w:r>
        <w:rPr>
          <w:noProof/>
          <w:sz w:val="28"/>
          <w:szCs w:val="28"/>
        </w:rPr>
        <w:drawing>
          <wp:inline distT="0" distB="0" distL="0" distR="0" wp14:anchorId="41CB8C2D" wp14:editId="53BE63B9">
            <wp:extent cx="5777345" cy="3931920"/>
            <wp:effectExtent l="0" t="0" r="0" b="0"/>
            <wp:docPr id="163185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50306" name=""/>
                    <pic:cNvPicPr/>
                  </pic:nvPicPr>
                  <pic:blipFill>
                    <a:blip r:embed="rId79"/>
                    <a:stretch>
                      <a:fillRect/>
                    </a:stretch>
                  </pic:blipFill>
                  <pic:spPr>
                    <a:xfrm>
                      <a:off x="0" y="0"/>
                      <a:ext cx="5780209" cy="3933869"/>
                    </a:xfrm>
                    <a:prstGeom prst="rect">
                      <a:avLst/>
                    </a:prstGeom>
                  </pic:spPr>
                </pic:pic>
              </a:graphicData>
            </a:graphic>
          </wp:inline>
        </w:drawing>
      </w:r>
    </w:p>
    <w:sectPr w:rsidR="001E0ADA" w:rsidRPr="001E0ADA" w:rsidSect="000B1FF2">
      <w:pgSz w:w="12240" w:h="15840"/>
      <w:pgMar w:top="1440"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BFD2A" w14:textId="77777777" w:rsidR="00600232" w:rsidRDefault="00600232" w:rsidP="005470D8">
      <w:pPr>
        <w:spacing w:after="0" w:line="240" w:lineRule="auto"/>
      </w:pPr>
      <w:r>
        <w:separator/>
      </w:r>
    </w:p>
  </w:endnote>
  <w:endnote w:type="continuationSeparator" w:id="0">
    <w:p w14:paraId="7AC46DAD" w14:textId="77777777" w:rsidR="00600232" w:rsidRDefault="00600232" w:rsidP="00547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4317739"/>
      <w:docPartObj>
        <w:docPartGallery w:val="Page Numbers (Bottom of Page)"/>
        <w:docPartUnique/>
      </w:docPartObj>
    </w:sdtPr>
    <w:sdtEndPr>
      <w:rPr>
        <w:noProof/>
      </w:rPr>
    </w:sdtEndPr>
    <w:sdtContent>
      <w:p w14:paraId="032B5311" w14:textId="77777777" w:rsidR="005C27ED" w:rsidRDefault="005C27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1E6BAC" w14:textId="77777777" w:rsidR="005C27ED" w:rsidRDefault="005C27ED" w:rsidP="005C27E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A5CCB" w14:textId="77777777" w:rsidR="00600232" w:rsidRDefault="00600232" w:rsidP="005470D8">
      <w:pPr>
        <w:spacing w:after="0" w:line="240" w:lineRule="auto"/>
      </w:pPr>
      <w:r>
        <w:separator/>
      </w:r>
    </w:p>
  </w:footnote>
  <w:footnote w:type="continuationSeparator" w:id="0">
    <w:p w14:paraId="78E59D8A" w14:textId="77777777" w:rsidR="00600232" w:rsidRDefault="00600232" w:rsidP="005470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C9939" w14:textId="77777777" w:rsidR="005470D8" w:rsidRDefault="005470D8">
    <w:pPr>
      <w:pStyle w:val="Header"/>
    </w:pPr>
    <w:r>
      <w:rPr>
        <w:noProof/>
      </w:rPr>
      <w:drawing>
        <wp:inline distT="0" distB="0" distL="0" distR="0" wp14:anchorId="31562B5F" wp14:editId="51CAA564">
          <wp:extent cx="1790700" cy="685800"/>
          <wp:effectExtent l="0" t="0" r="0" b="0"/>
          <wp:docPr id="290134630" name="Picture 29013463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1790700" cy="685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F29"/>
    <w:multiLevelType w:val="hybridMultilevel"/>
    <w:tmpl w:val="996C2AB2"/>
    <w:lvl w:ilvl="0" w:tplc="6FC69608">
      <w:start w:val="1"/>
      <w:numFmt w:val="bullet"/>
      <w:lvlText w:val="•"/>
      <w:lvlJc w:val="left"/>
      <w:pPr>
        <w:ind w:left="720" w:hanging="360"/>
      </w:pPr>
    </w:lvl>
    <w:lvl w:ilvl="1" w:tplc="359E6884">
      <w:numFmt w:val="decimal"/>
      <w:lvlText w:val=""/>
      <w:lvlJc w:val="left"/>
    </w:lvl>
    <w:lvl w:ilvl="2" w:tplc="FF0AD0D8">
      <w:numFmt w:val="decimal"/>
      <w:lvlText w:val=""/>
      <w:lvlJc w:val="left"/>
    </w:lvl>
    <w:lvl w:ilvl="3" w:tplc="67C6A532">
      <w:numFmt w:val="decimal"/>
      <w:lvlText w:val=""/>
      <w:lvlJc w:val="left"/>
    </w:lvl>
    <w:lvl w:ilvl="4" w:tplc="2160C324">
      <w:numFmt w:val="decimal"/>
      <w:lvlText w:val=""/>
      <w:lvlJc w:val="left"/>
    </w:lvl>
    <w:lvl w:ilvl="5" w:tplc="CD1ADE76">
      <w:numFmt w:val="decimal"/>
      <w:lvlText w:val=""/>
      <w:lvlJc w:val="left"/>
    </w:lvl>
    <w:lvl w:ilvl="6" w:tplc="EFF6726A">
      <w:numFmt w:val="decimal"/>
      <w:lvlText w:val=""/>
      <w:lvlJc w:val="left"/>
    </w:lvl>
    <w:lvl w:ilvl="7" w:tplc="BDF284C4">
      <w:numFmt w:val="decimal"/>
      <w:lvlText w:val=""/>
      <w:lvlJc w:val="left"/>
    </w:lvl>
    <w:lvl w:ilvl="8" w:tplc="C142AFF4">
      <w:numFmt w:val="decimal"/>
      <w:lvlText w:val=""/>
      <w:lvlJc w:val="left"/>
    </w:lvl>
  </w:abstractNum>
  <w:abstractNum w:abstractNumId="1" w15:restartNumberingAfterBreak="0">
    <w:nsid w:val="00EE4DC8"/>
    <w:multiLevelType w:val="hybridMultilevel"/>
    <w:tmpl w:val="6ECE4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565E36"/>
    <w:multiLevelType w:val="hybridMultilevel"/>
    <w:tmpl w:val="7A6CF2D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23A0741"/>
    <w:multiLevelType w:val="multilevel"/>
    <w:tmpl w:val="E738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24F99"/>
    <w:multiLevelType w:val="multilevel"/>
    <w:tmpl w:val="6296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733A4"/>
    <w:multiLevelType w:val="multilevel"/>
    <w:tmpl w:val="7BC6E64A"/>
    <w:styleLink w:val="CurrentList1"/>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94973D4"/>
    <w:multiLevelType w:val="hybridMultilevel"/>
    <w:tmpl w:val="813C7F5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A0936FC"/>
    <w:multiLevelType w:val="hybridMultilevel"/>
    <w:tmpl w:val="2A06972A"/>
    <w:lvl w:ilvl="0" w:tplc="6FE654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171470"/>
    <w:multiLevelType w:val="hybridMultilevel"/>
    <w:tmpl w:val="9E3CD8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3A740F"/>
    <w:multiLevelType w:val="multilevel"/>
    <w:tmpl w:val="1ADE0C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EE465E"/>
    <w:multiLevelType w:val="multilevel"/>
    <w:tmpl w:val="6296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3F494C"/>
    <w:multiLevelType w:val="multilevel"/>
    <w:tmpl w:val="4E18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5600E"/>
    <w:multiLevelType w:val="multilevel"/>
    <w:tmpl w:val="64BE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364E4C"/>
    <w:multiLevelType w:val="multilevel"/>
    <w:tmpl w:val="247AB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8C40D5"/>
    <w:multiLevelType w:val="hybridMultilevel"/>
    <w:tmpl w:val="F2765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000F9D"/>
    <w:multiLevelType w:val="multilevel"/>
    <w:tmpl w:val="44DAC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3723BD"/>
    <w:multiLevelType w:val="multilevel"/>
    <w:tmpl w:val="74AED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694254"/>
    <w:multiLevelType w:val="multilevel"/>
    <w:tmpl w:val="1ADE0C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7F0942"/>
    <w:multiLevelType w:val="multilevel"/>
    <w:tmpl w:val="1ADE0C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88515A"/>
    <w:multiLevelType w:val="hybridMultilevel"/>
    <w:tmpl w:val="6FB260D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5DF0915"/>
    <w:multiLevelType w:val="multilevel"/>
    <w:tmpl w:val="1ADE0C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EF0AEA"/>
    <w:multiLevelType w:val="multilevel"/>
    <w:tmpl w:val="E4B6A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524C73"/>
    <w:multiLevelType w:val="multilevel"/>
    <w:tmpl w:val="4DA4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7B7A67"/>
    <w:multiLevelType w:val="multilevel"/>
    <w:tmpl w:val="3AF8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D37E67"/>
    <w:multiLevelType w:val="multilevel"/>
    <w:tmpl w:val="0B72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87550F"/>
    <w:multiLevelType w:val="multilevel"/>
    <w:tmpl w:val="E1E46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23716C"/>
    <w:multiLevelType w:val="hybridMultilevel"/>
    <w:tmpl w:val="EABE223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D2B771C"/>
    <w:multiLevelType w:val="multilevel"/>
    <w:tmpl w:val="67D00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CA58D7"/>
    <w:multiLevelType w:val="multilevel"/>
    <w:tmpl w:val="0AC4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541259"/>
    <w:multiLevelType w:val="multilevel"/>
    <w:tmpl w:val="4C0C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14774D"/>
    <w:multiLevelType w:val="multilevel"/>
    <w:tmpl w:val="6296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7E672A"/>
    <w:multiLevelType w:val="multilevel"/>
    <w:tmpl w:val="0616D7F6"/>
    <w:lvl w:ilvl="0">
      <w:start w:val="6"/>
      <w:numFmt w:val="decimal"/>
      <w:lvlText w:val="%1."/>
      <w:lvlJc w:val="left"/>
      <w:pPr>
        <w:tabs>
          <w:tab w:val="num" w:pos="720"/>
        </w:tabs>
        <w:ind w:left="720" w:hanging="360"/>
      </w:pPr>
    </w:lvl>
    <w:lvl w:ilvl="1">
      <w:numFmt w:val="bullet"/>
      <w:lvlText w:val="•"/>
      <w:lvlJc w:val="left"/>
      <w:pPr>
        <w:ind w:left="9396" w:hanging="8316"/>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230E70"/>
    <w:multiLevelType w:val="multilevel"/>
    <w:tmpl w:val="6296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71369F"/>
    <w:multiLevelType w:val="hybridMultilevel"/>
    <w:tmpl w:val="CB18FD1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7EF0026"/>
    <w:multiLevelType w:val="multilevel"/>
    <w:tmpl w:val="CF78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A606C4"/>
    <w:multiLevelType w:val="multilevel"/>
    <w:tmpl w:val="7CD2F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193C32"/>
    <w:multiLevelType w:val="multilevel"/>
    <w:tmpl w:val="41B638BE"/>
    <w:lvl w:ilvl="0">
      <w:start w:val="1"/>
      <w:numFmt w:val="bullet"/>
      <w:lvlText w:val=""/>
      <w:lvlJc w:val="left"/>
      <w:pPr>
        <w:tabs>
          <w:tab w:val="num" w:pos="720"/>
        </w:tabs>
        <w:ind w:left="720" w:hanging="360"/>
      </w:pPr>
      <w:rPr>
        <w:rFonts w:ascii="Symbol" w:hAnsi="Symbol" w:hint="default"/>
        <w:color w:val="2F5496" w:themeColor="accent1" w:themeShade="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CC53EC"/>
    <w:multiLevelType w:val="multilevel"/>
    <w:tmpl w:val="A0A8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844866"/>
    <w:multiLevelType w:val="multilevel"/>
    <w:tmpl w:val="47109E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675E83"/>
    <w:multiLevelType w:val="hybridMultilevel"/>
    <w:tmpl w:val="9946A72A"/>
    <w:lvl w:ilvl="0" w:tplc="6FE65450">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60E46F6"/>
    <w:multiLevelType w:val="multilevel"/>
    <w:tmpl w:val="3280A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68E0BDD"/>
    <w:multiLevelType w:val="hybridMultilevel"/>
    <w:tmpl w:val="DBAE4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AEE5849"/>
    <w:multiLevelType w:val="hybridMultilevel"/>
    <w:tmpl w:val="6D8876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0A0FE6"/>
    <w:multiLevelType w:val="multilevel"/>
    <w:tmpl w:val="30241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5C66CF"/>
    <w:multiLevelType w:val="multilevel"/>
    <w:tmpl w:val="9D12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B235D9"/>
    <w:multiLevelType w:val="hybridMultilevel"/>
    <w:tmpl w:val="E990E27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3860571"/>
    <w:multiLevelType w:val="hybridMultilevel"/>
    <w:tmpl w:val="0E78611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3C20260"/>
    <w:multiLevelType w:val="multilevel"/>
    <w:tmpl w:val="6296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743C1C"/>
    <w:multiLevelType w:val="multilevel"/>
    <w:tmpl w:val="9A4A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A17F35"/>
    <w:multiLevelType w:val="multilevel"/>
    <w:tmpl w:val="BB86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404B0A"/>
    <w:multiLevelType w:val="multilevel"/>
    <w:tmpl w:val="9522BD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8B173E"/>
    <w:multiLevelType w:val="multilevel"/>
    <w:tmpl w:val="A1A0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E53D0B"/>
    <w:multiLevelType w:val="multilevel"/>
    <w:tmpl w:val="314A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6D040C"/>
    <w:multiLevelType w:val="multilevel"/>
    <w:tmpl w:val="F902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F02262"/>
    <w:multiLevelType w:val="hybridMultilevel"/>
    <w:tmpl w:val="605C2A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C827FD0"/>
    <w:multiLevelType w:val="multilevel"/>
    <w:tmpl w:val="4C62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0D1C32"/>
    <w:multiLevelType w:val="multilevel"/>
    <w:tmpl w:val="A9C0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1950B6"/>
    <w:multiLevelType w:val="multilevel"/>
    <w:tmpl w:val="3A7C31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0704A68"/>
    <w:multiLevelType w:val="multilevel"/>
    <w:tmpl w:val="9EEC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872E69"/>
    <w:multiLevelType w:val="hybridMultilevel"/>
    <w:tmpl w:val="EFBCAAA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12D2E72"/>
    <w:multiLevelType w:val="multilevel"/>
    <w:tmpl w:val="722A36A2"/>
    <w:lvl w:ilvl="0">
      <w:start w:val="1"/>
      <w:numFmt w:val="decimal"/>
      <w:lvlText w:val="%1."/>
      <w:lvlJc w:val="left"/>
      <w:pPr>
        <w:ind w:left="720" w:hanging="360"/>
      </w:pPr>
    </w:lvl>
    <w:lvl w:ilvl="1">
      <w:start w:val="3"/>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1" w15:restartNumberingAfterBreak="0">
    <w:nsid w:val="715343F1"/>
    <w:multiLevelType w:val="hybridMultilevel"/>
    <w:tmpl w:val="D63C5AC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72F44A6C"/>
    <w:multiLevelType w:val="multilevel"/>
    <w:tmpl w:val="B43E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411FC7"/>
    <w:multiLevelType w:val="hybridMultilevel"/>
    <w:tmpl w:val="85048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BB802F3"/>
    <w:multiLevelType w:val="multilevel"/>
    <w:tmpl w:val="1ADE0C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0D2F82"/>
    <w:multiLevelType w:val="multilevel"/>
    <w:tmpl w:val="6296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701618"/>
    <w:multiLevelType w:val="multilevel"/>
    <w:tmpl w:val="971C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47391D"/>
    <w:multiLevelType w:val="multilevel"/>
    <w:tmpl w:val="7BC6E6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E83367B"/>
    <w:multiLevelType w:val="multilevel"/>
    <w:tmpl w:val="6296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A6517B"/>
    <w:multiLevelType w:val="hybridMultilevel"/>
    <w:tmpl w:val="34FAA8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27805823">
    <w:abstractNumId w:val="40"/>
  </w:num>
  <w:num w:numId="2" w16cid:durableId="1300261965">
    <w:abstractNumId w:val="43"/>
  </w:num>
  <w:num w:numId="3" w16cid:durableId="743064922">
    <w:abstractNumId w:val="21"/>
  </w:num>
  <w:num w:numId="4" w16cid:durableId="627397046">
    <w:abstractNumId w:val="54"/>
  </w:num>
  <w:num w:numId="5" w16cid:durableId="1796559139">
    <w:abstractNumId w:val="60"/>
  </w:num>
  <w:num w:numId="6" w16cid:durableId="948312530">
    <w:abstractNumId w:val="41"/>
  </w:num>
  <w:num w:numId="7" w16cid:durableId="85001117">
    <w:abstractNumId w:val="2"/>
  </w:num>
  <w:num w:numId="8" w16cid:durableId="1438524284">
    <w:abstractNumId w:val="69"/>
  </w:num>
  <w:num w:numId="9" w16cid:durableId="507863941">
    <w:abstractNumId w:val="19"/>
  </w:num>
  <w:num w:numId="10" w16cid:durableId="2044475636">
    <w:abstractNumId w:val="46"/>
  </w:num>
  <w:num w:numId="11" w16cid:durableId="1948191877">
    <w:abstractNumId w:val="45"/>
  </w:num>
  <w:num w:numId="12" w16cid:durableId="527181565">
    <w:abstractNumId w:val="59"/>
  </w:num>
  <w:num w:numId="13" w16cid:durableId="153759249">
    <w:abstractNumId w:val="26"/>
  </w:num>
  <w:num w:numId="14" w16cid:durableId="822508351">
    <w:abstractNumId w:val="33"/>
  </w:num>
  <w:num w:numId="15" w16cid:durableId="635184689">
    <w:abstractNumId w:val="61"/>
  </w:num>
  <w:num w:numId="16" w16cid:durableId="523440608">
    <w:abstractNumId w:val="27"/>
  </w:num>
  <w:num w:numId="17" w16cid:durableId="1785227170">
    <w:abstractNumId w:val="3"/>
  </w:num>
  <w:num w:numId="18" w16cid:durableId="553391853">
    <w:abstractNumId w:val="67"/>
  </w:num>
  <w:num w:numId="19" w16cid:durableId="318120097">
    <w:abstractNumId w:val="34"/>
  </w:num>
  <w:num w:numId="20" w16cid:durableId="581524809">
    <w:abstractNumId w:val="57"/>
  </w:num>
  <w:num w:numId="21" w16cid:durableId="27269268">
    <w:abstractNumId w:val="12"/>
  </w:num>
  <w:num w:numId="22" w16cid:durableId="675157755">
    <w:abstractNumId w:val="58"/>
  </w:num>
  <w:num w:numId="23" w16cid:durableId="35080796">
    <w:abstractNumId w:val="38"/>
  </w:num>
  <w:num w:numId="24" w16cid:durableId="1922251327">
    <w:abstractNumId w:val="66"/>
  </w:num>
  <w:num w:numId="25" w16cid:durableId="824592476">
    <w:abstractNumId w:val="31"/>
  </w:num>
  <w:num w:numId="26" w16cid:durableId="2047557288">
    <w:abstractNumId w:val="29"/>
  </w:num>
  <w:num w:numId="27" w16cid:durableId="466631191">
    <w:abstractNumId w:val="39"/>
  </w:num>
  <w:num w:numId="28" w16cid:durableId="1433740162">
    <w:abstractNumId w:val="5"/>
  </w:num>
  <w:num w:numId="29" w16cid:durableId="170417981">
    <w:abstractNumId w:val="37"/>
  </w:num>
  <w:num w:numId="30" w16cid:durableId="2107460869">
    <w:abstractNumId w:val="53"/>
  </w:num>
  <w:num w:numId="31" w16cid:durableId="1023559643">
    <w:abstractNumId w:val="24"/>
  </w:num>
  <w:num w:numId="32" w16cid:durableId="949777782">
    <w:abstractNumId w:val="7"/>
  </w:num>
  <w:num w:numId="33" w16cid:durableId="1180239028">
    <w:abstractNumId w:val="8"/>
  </w:num>
  <w:num w:numId="34" w16cid:durableId="1224172854">
    <w:abstractNumId w:val="48"/>
  </w:num>
  <w:num w:numId="35" w16cid:durableId="171920991">
    <w:abstractNumId w:val="11"/>
  </w:num>
  <w:num w:numId="36" w16cid:durableId="1192960274">
    <w:abstractNumId w:val="22"/>
  </w:num>
  <w:num w:numId="37" w16cid:durableId="481121187">
    <w:abstractNumId w:val="56"/>
  </w:num>
  <w:num w:numId="38" w16cid:durableId="2036692156">
    <w:abstractNumId w:val="52"/>
  </w:num>
  <w:num w:numId="39" w16cid:durableId="563031258">
    <w:abstractNumId w:val="44"/>
  </w:num>
  <w:num w:numId="40" w16cid:durableId="1656446419">
    <w:abstractNumId w:val="49"/>
  </w:num>
  <w:num w:numId="41" w16cid:durableId="2130538787">
    <w:abstractNumId w:val="55"/>
  </w:num>
  <w:num w:numId="42" w16cid:durableId="362174713">
    <w:abstractNumId w:val="32"/>
  </w:num>
  <w:num w:numId="43" w16cid:durableId="1192064922">
    <w:abstractNumId w:val="14"/>
  </w:num>
  <w:num w:numId="44" w16cid:durableId="630135318">
    <w:abstractNumId w:val="30"/>
  </w:num>
  <w:num w:numId="45" w16cid:durableId="1251232733">
    <w:abstractNumId w:val="68"/>
  </w:num>
  <w:num w:numId="46" w16cid:durableId="1807118225">
    <w:abstractNumId w:val="4"/>
  </w:num>
  <w:num w:numId="47" w16cid:durableId="8727792">
    <w:abstractNumId w:val="36"/>
  </w:num>
  <w:num w:numId="48" w16cid:durableId="1071081020">
    <w:abstractNumId w:val="10"/>
  </w:num>
  <w:num w:numId="49" w16cid:durableId="1223176426">
    <w:abstractNumId w:val="65"/>
  </w:num>
  <w:num w:numId="50" w16cid:durableId="975254137">
    <w:abstractNumId w:val="47"/>
  </w:num>
  <w:num w:numId="51" w16cid:durableId="463084185">
    <w:abstractNumId w:val="51"/>
  </w:num>
  <w:num w:numId="52" w16cid:durableId="1849442536">
    <w:abstractNumId w:val="42"/>
  </w:num>
  <w:num w:numId="53" w16cid:durableId="382026659">
    <w:abstractNumId w:val="1"/>
  </w:num>
  <w:num w:numId="54" w16cid:durableId="499660584">
    <w:abstractNumId w:val="62"/>
  </w:num>
  <w:num w:numId="55" w16cid:durableId="1300379529">
    <w:abstractNumId w:val="6"/>
  </w:num>
  <w:num w:numId="56" w16cid:durableId="1705791439">
    <w:abstractNumId w:val="63"/>
  </w:num>
  <w:num w:numId="57" w16cid:durableId="701705192">
    <w:abstractNumId w:val="20"/>
  </w:num>
  <w:num w:numId="58" w16cid:durableId="1963725364">
    <w:abstractNumId w:val="17"/>
  </w:num>
  <w:num w:numId="59" w16cid:durableId="242418491">
    <w:abstractNumId w:val="18"/>
  </w:num>
  <w:num w:numId="60" w16cid:durableId="1866287385">
    <w:abstractNumId w:val="64"/>
  </w:num>
  <w:num w:numId="61" w16cid:durableId="546532829">
    <w:abstractNumId w:val="9"/>
  </w:num>
  <w:num w:numId="62" w16cid:durableId="645546726">
    <w:abstractNumId w:val="28"/>
  </w:num>
  <w:num w:numId="63" w16cid:durableId="1599947954">
    <w:abstractNumId w:val="35"/>
  </w:num>
  <w:num w:numId="64" w16cid:durableId="426657663">
    <w:abstractNumId w:val="16"/>
  </w:num>
  <w:num w:numId="65" w16cid:durableId="149250902">
    <w:abstractNumId w:val="15"/>
  </w:num>
  <w:num w:numId="66" w16cid:durableId="717819091">
    <w:abstractNumId w:val="23"/>
  </w:num>
  <w:num w:numId="67" w16cid:durableId="1762026319">
    <w:abstractNumId w:val="25"/>
  </w:num>
  <w:num w:numId="68" w16cid:durableId="1676687177">
    <w:abstractNumId w:val="13"/>
  </w:num>
  <w:num w:numId="69" w16cid:durableId="2108964476">
    <w:abstractNumId w:val="50"/>
  </w:num>
  <w:num w:numId="70" w16cid:durableId="2038697830">
    <w:abstractNumId w:val="0"/>
    <w:lvlOverride w:ilvl="0">
      <w:startOverride w:val="1"/>
    </w:lvlOverride>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192"/>
    <w:rsid w:val="00015234"/>
    <w:rsid w:val="00023AD9"/>
    <w:rsid w:val="00036F4B"/>
    <w:rsid w:val="00052E1C"/>
    <w:rsid w:val="000574A3"/>
    <w:rsid w:val="00057760"/>
    <w:rsid w:val="00060C2B"/>
    <w:rsid w:val="00067E6F"/>
    <w:rsid w:val="0009143E"/>
    <w:rsid w:val="000A03B0"/>
    <w:rsid w:val="000B1FF2"/>
    <w:rsid w:val="000B29E8"/>
    <w:rsid w:val="000D5D8B"/>
    <w:rsid w:val="000E1E81"/>
    <w:rsid w:val="000E3F4B"/>
    <w:rsid w:val="00111E2F"/>
    <w:rsid w:val="00113079"/>
    <w:rsid w:val="00121F95"/>
    <w:rsid w:val="00126C32"/>
    <w:rsid w:val="00126C37"/>
    <w:rsid w:val="00132B9A"/>
    <w:rsid w:val="0014641F"/>
    <w:rsid w:val="001927AC"/>
    <w:rsid w:val="001A7B99"/>
    <w:rsid w:val="001B61B7"/>
    <w:rsid w:val="001C1499"/>
    <w:rsid w:val="001E0ADA"/>
    <w:rsid w:val="001E2917"/>
    <w:rsid w:val="002241F3"/>
    <w:rsid w:val="002351FD"/>
    <w:rsid w:val="00237334"/>
    <w:rsid w:val="002545E9"/>
    <w:rsid w:val="00256EF0"/>
    <w:rsid w:val="00267B22"/>
    <w:rsid w:val="002A54FA"/>
    <w:rsid w:val="002B08F0"/>
    <w:rsid w:val="002C25AB"/>
    <w:rsid w:val="002C4B30"/>
    <w:rsid w:val="002D10CC"/>
    <w:rsid w:val="002D1B64"/>
    <w:rsid w:val="002E244E"/>
    <w:rsid w:val="002E2F3C"/>
    <w:rsid w:val="002F13A5"/>
    <w:rsid w:val="003039E5"/>
    <w:rsid w:val="00317F9C"/>
    <w:rsid w:val="003228AD"/>
    <w:rsid w:val="00326E5E"/>
    <w:rsid w:val="00334A76"/>
    <w:rsid w:val="0033516B"/>
    <w:rsid w:val="00343604"/>
    <w:rsid w:val="0034486E"/>
    <w:rsid w:val="00350013"/>
    <w:rsid w:val="0035792B"/>
    <w:rsid w:val="0037644A"/>
    <w:rsid w:val="0037687E"/>
    <w:rsid w:val="003E2F64"/>
    <w:rsid w:val="003F05BC"/>
    <w:rsid w:val="003F3910"/>
    <w:rsid w:val="003F5820"/>
    <w:rsid w:val="00401540"/>
    <w:rsid w:val="00412E5D"/>
    <w:rsid w:val="004312F4"/>
    <w:rsid w:val="00435CE3"/>
    <w:rsid w:val="00444EDE"/>
    <w:rsid w:val="0044620C"/>
    <w:rsid w:val="00487C69"/>
    <w:rsid w:val="004B03BE"/>
    <w:rsid w:val="00520B41"/>
    <w:rsid w:val="0052175B"/>
    <w:rsid w:val="005269CB"/>
    <w:rsid w:val="005315D4"/>
    <w:rsid w:val="00535779"/>
    <w:rsid w:val="0054011E"/>
    <w:rsid w:val="005470D8"/>
    <w:rsid w:val="005526B7"/>
    <w:rsid w:val="00564091"/>
    <w:rsid w:val="005C27ED"/>
    <w:rsid w:val="005C32CA"/>
    <w:rsid w:val="005F0079"/>
    <w:rsid w:val="005F4EC2"/>
    <w:rsid w:val="00600232"/>
    <w:rsid w:val="00601FBF"/>
    <w:rsid w:val="00635B25"/>
    <w:rsid w:val="00661191"/>
    <w:rsid w:val="00663BF6"/>
    <w:rsid w:val="0069573A"/>
    <w:rsid w:val="006B0CEA"/>
    <w:rsid w:val="006B7419"/>
    <w:rsid w:val="006B785A"/>
    <w:rsid w:val="006B7D14"/>
    <w:rsid w:val="00734339"/>
    <w:rsid w:val="00742E4A"/>
    <w:rsid w:val="007535E2"/>
    <w:rsid w:val="00777686"/>
    <w:rsid w:val="00780451"/>
    <w:rsid w:val="007B4347"/>
    <w:rsid w:val="007C4EAD"/>
    <w:rsid w:val="007D5C6A"/>
    <w:rsid w:val="00810598"/>
    <w:rsid w:val="008120C0"/>
    <w:rsid w:val="00815AA9"/>
    <w:rsid w:val="00842E5F"/>
    <w:rsid w:val="0084737F"/>
    <w:rsid w:val="00861E3C"/>
    <w:rsid w:val="0087391E"/>
    <w:rsid w:val="00875618"/>
    <w:rsid w:val="00891750"/>
    <w:rsid w:val="00892A72"/>
    <w:rsid w:val="00893CFC"/>
    <w:rsid w:val="008A3B25"/>
    <w:rsid w:val="008B1E59"/>
    <w:rsid w:val="008D6519"/>
    <w:rsid w:val="008E1F8D"/>
    <w:rsid w:val="008E47F4"/>
    <w:rsid w:val="008F1053"/>
    <w:rsid w:val="008F5429"/>
    <w:rsid w:val="0091393D"/>
    <w:rsid w:val="00920FBE"/>
    <w:rsid w:val="00934061"/>
    <w:rsid w:val="00935597"/>
    <w:rsid w:val="00953CA8"/>
    <w:rsid w:val="00963023"/>
    <w:rsid w:val="009817A2"/>
    <w:rsid w:val="009C1081"/>
    <w:rsid w:val="009D667D"/>
    <w:rsid w:val="009E6B64"/>
    <w:rsid w:val="009E7DD4"/>
    <w:rsid w:val="00A10738"/>
    <w:rsid w:val="00A25D51"/>
    <w:rsid w:val="00A569BD"/>
    <w:rsid w:val="00A671F8"/>
    <w:rsid w:val="00A732F2"/>
    <w:rsid w:val="00A764FE"/>
    <w:rsid w:val="00A95C1E"/>
    <w:rsid w:val="00AA4B84"/>
    <w:rsid w:val="00AA5862"/>
    <w:rsid w:val="00AB4AFD"/>
    <w:rsid w:val="00AB5830"/>
    <w:rsid w:val="00AD1ADB"/>
    <w:rsid w:val="00AF084E"/>
    <w:rsid w:val="00AF149F"/>
    <w:rsid w:val="00AF3499"/>
    <w:rsid w:val="00B3137A"/>
    <w:rsid w:val="00B351FB"/>
    <w:rsid w:val="00B3556C"/>
    <w:rsid w:val="00B37A57"/>
    <w:rsid w:val="00B427BD"/>
    <w:rsid w:val="00B46D5E"/>
    <w:rsid w:val="00B60BE7"/>
    <w:rsid w:val="00B62351"/>
    <w:rsid w:val="00B74097"/>
    <w:rsid w:val="00B85755"/>
    <w:rsid w:val="00B87BE1"/>
    <w:rsid w:val="00B90A7B"/>
    <w:rsid w:val="00B91113"/>
    <w:rsid w:val="00B96346"/>
    <w:rsid w:val="00BA628A"/>
    <w:rsid w:val="00BC6F14"/>
    <w:rsid w:val="00BD0219"/>
    <w:rsid w:val="00BD74EA"/>
    <w:rsid w:val="00BE4604"/>
    <w:rsid w:val="00BE67E5"/>
    <w:rsid w:val="00BE7791"/>
    <w:rsid w:val="00BF1051"/>
    <w:rsid w:val="00C12880"/>
    <w:rsid w:val="00C22A4A"/>
    <w:rsid w:val="00C25852"/>
    <w:rsid w:val="00C27645"/>
    <w:rsid w:val="00C326C6"/>
    <w:rsid w:val="00C34249"/>
    <w:rsid w:val="00C432A4"/>
    <w:rsid w:val="00C63688"/>
    <w:rsid w:val="00C82202"/>
    <w:rsid w:val="00CA3A1A"/>
    <w:rsid w:val="00CB0DFA"/>
    <w:rsid w:val="00CB7192"/>
    <w:rsid w:val="00CC28D9"/>
    <w:rsid w:val="00CC36D7"/>
    <w:rsid w:val="00CC4397"/>
    <w:rsid w:val="00CD5028"/>
    <w:rsid w:val="00CE45E3"/>
    <w:rsid w:val="00CE4EC4"/>
    <w:rsid w:val="00CF213A"/>
    <w:rsid w:val="00CF6845"/>
    <w:rsid w:val="00D102EE"/>
    <w:rsid w:val="00D36AE0"/>
    <w:rsid w:val="00D60617"/>
    <w:rsid w:val="00D75408"/>
    <w:rsid w:val="00D77EDF"/>
    <w:rsid w:val="00D83A53"/>
    <w:rsid w:val="00D90DC7"/>
    <w:rsid w:val="00D954D2"/>
    <w:rsid w:val="00DA3A70"/>
    <w:rsid w:val="00DD6C91"/>
    <w:rsid w:val="00DE2B2C"/>
    <w:rsid w:val="00E015D8"/>
    <w:rsid w:val="00E217C1"/>
    <w:rsid w:val="00E5164F"/>
    <w:rsid w:val="00E60E1F"/>
    <w:rsid w:val="00E91786"/>
    <w:rsid w:val="00EA6423"/>
    <w:rsid w:val="00ED7EDF"/>
    <w:rsid w:val="00F0600F"/>
    <w:rsid w:val="00F27C73"/>
    <w:rsid w:val="00F3301B"/>
    <w:rsid w:val="00F41BCE"/>
    <w:rsid w:val="00F43A21"/>
    <w:rsid w:val="00F54471"/>
    <w:rsid w:val="00F57930"/>
    <w:rsid w:val="00F613B9"/>
    <w:rsid w:val="00F668F0"/>
    <w:rsid w:val="00FB3CC4"/>
    <w:rsid w:val="00FB5522"/>
    <w:rsid w:val="00FE7004"/>
    <w:rsid w:val="00FF61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CA831"/>
  <w15:chartTrackingRefBased/>
  <w15:docId w15:val="{5E2D0F1A-A762-4785-8983-FBBBD8CEB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C37"/>
    <w:pPr>
      <w:spacing w:line="360" w:lineRule="auto"/>
      <w:jc w:val="both"/>
    </w:pPr>
    <w:rPr>
      <w:rFonts w:asciiTheme="majorBidi" w:hAnsiTheme="majorBidi"/>
    </w:rPr>
  </w:style>
  <w:style w:type="paragraph" w:styleId="Heading1">
    <w:name w:val="heading 1"/>
    <w:basedOn w:val="Normal"/>
    <w:next w:val="Normal"/>
    <w:link w:val="Heading1Char"/>
    <w:uiPriority w:val="9"/>
    <w:qFormat/>
    <w:rsid w:val="00267B22"/>
    <w:pPr>
      <w:keepNext/>
      <w:keepLines/>
      <w:spacing w:before="360" w:after="80"/>
      <w:jc w:val="left"/>
      <w:outlineLvl w:val="0"/>
    </w:pPr>
    <w:rPr>
      <w:rFonts w:eastAsiaTheme="majorEastAsia" w:cstheme="majorBidi"/>
      <w:b/>
      <w:sz w:val="32"/>
      <w:szCs w:val="40"/>
    </w:rPr>
  </w:style>
  <w:style w:type="paragraph" w:styleId="Heading2">
    <w:name w:val="heading 2"/>
    <w:basedOn w:val="Normal"/>
    <w:next w:val="Normal"/>
    <w:link w:val="Heading2Char"/>
    <w:autoRedefine/>
    <w:uiPriority w:val="9"/>
    <w:unhideWhenUsed/>
    <w:qFormat/>
    <w:rsid w:val="00DE2B2C"/>
    <w:pPr>
      <w:keepNext/>
      <w:keepLines/>
      <w:spacing w:before="160" w:after="80"/>
      <w:jc w:val="left"/>
      <w:outlineLvl w:val="1"/>
    </w:pPr>
    <w:rPr>
      <w:rFonts w:eastAsiaTheme="majorEastAsia" w:cstheme="majorBidi"/>
      <w:b/>
      <w:bCs/>
      <w:color w:val="2F5496" w:themeColor="accent1" w:themeShade="BF"/>
      <w:sz w:val="28"/>
      <w:szCs w:val="32"/>
      <w:lang w:bidi="ar-EG"/>
    </w:rPr>
  </w:style>
  <w:style w:type="paragraph" w:styleId="Heading3">
    <w:name w:val="heading 3"/>
    <w:basedOn w:val="Normal"/>
    <w:next w:val="Normal"/>
    <w:link w:val="Heading3Char"/>
    <w:uiPriority w:val="9"/>
    <w:semiHidden/>
    <w:unhideWhenUsed/>
    <w:qFormat/>
    <w:rsid w:val="005470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70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70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7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0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B22"/>
    <w:rPr>
      <w:rFonts w:asciiTheme="majorBidi" w:eastAsiaTheme="majorEastAsia" w:hAnsiTheme="majorBidi" w:cstheme="majorBidi"/>
      <w:b/>
      <w:sz w:val="32"/>
      <w:szCs w:val="40"/>
    </w:rPr>
  </w:style>
  <w:style w:type="character" w:customStyle="1" w:styleId="Heading2Char">
    <w:name w:val="Heading 2 Char"/>
    <w:basedOn w:val="DefaultParagraphFont"/>
    <w:link w:val="Heading2"/>
    <w:uiPriority w:val="9"/>
    <w:rsid w:val="00DE2B2C"/>
    <w:rPr>
      <w:rFonts w:asciiTheme="majorBidi" w:eastAsiaTheme="majorEastAsia" w:hAnsiTheme="majorBidi" w:cstheme="majorBidi"/>
      <w:b/>
      <w:bCs/>
      <w:color w:val="2F5496" w:themeColor="accent1" w:themeShade="BF"/>
      <w:sz w:val="28"/>
      <w:szCs w:val="32"/>
      <w:lang w:bidi="ar-EG"/>
    </w:rPr>
  </w:style>
  <w:style w:type="character" w:customStyle="1" w:styleId="Heading3Char">
    <w:name w:val="Heading 3 Char"/>
    <w:basedOn w:val="DefaultParagraphFont"/>
    <w:link w:val="Heading3"/>
    <w:uiPriority w:val="9"/>
    <w:semiHidden/>
    <w:rsid w:val="005470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70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70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7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0D8"/>
    <w:rPr>
      <w:rFonts w:eastAsiaTheme="majorEastAsia" w:cstheme="majorBidi"/>
      <w:color w:val="272727" w:themeColor="text1" w:themeTint="D8"/>
    </w:rPr>
  </w:style>
  <w:style w:type="paragraph" w:styleId="Title">
    <w:name w:val="Title"/>
    <w:basedOn w:val="Normal"/>
    <w:next w:val="Normal"/>
    <w:link w:val="TitleChar"/>
    <w:uiPriority w:val="10"/>
    <w:qFormat/>
    <w:rsid w:val="0052175B"/>
    <w:pPr>
      <w:spacing w:after="80" w:line="240" w:lineRule="auto"/>
      <w:contextualSpacing/>
    </w:pPr>
    <w:rPr>
      <w:rFonts w:eastAsiaTheme="majorEastAsia" w:cstheme="majorBidi"/>
      <w:spacing w:val="-10"/>
      <w:kern w:val="28"/>
      <w:sz w:val="48"/>
      <w:szCs w:val="56"/>
    </w:rPr>
  </w:style>
  <w:style w:type="character" w:customStyle="1" w:styleId="TitleChar">
    <w:name w:val="Title Char"/>
    <w:basedOn w:val="DefaultParagraphFont"/>
    <w:link w:val="Title"/>
    <w:uiPriority w:val="10"/>
    <w:rsid w:val="0052175B"/>
    <w:rPr>
      <w:rFonts w:asciiTheme="majorBidi" w:eastAsiaTheme="majorEastAsia" w:hAnsiTheme="majorBidi" w:cstheme="majorBidi"/>
      <w:spacing w:val="-10"/>
      <w:kern w:val="28"/>
      <w:sz w:val="48"/>
      <w:szCs w:val="56"/>
    </w:rPr>
  </w:style>
  <w:style w:type="paragraph" w:styleId="Subtitle">
    <w:name w:val="Subtitle"/>
    <w:basedOn w:val="Normal"/>
    <w:next w:val="Normal"/>
    <w:link w:val="SubtitleChar"/>
    <w:uiPriority w:val="11"/>
    <w:qFormat/>
    <w:rsid w:val="0052175B"/>
    <w:pPr>
      <w:numPr>
        <w:ilvl w:val="1"/>
      </w:numPr>
      <w:jc w:val="center"/>
    </w:pPr>
    <w:rPr>
      <w:rFonts w:eastAsiaTheme="majorEastAsia" w:cstheme="majorBidi"/>
      <w:spacing w:val="15"/>
      <w:sz w:val="40"/>
      <w:szCs w:val="28"/>
    </w:rPr>
  </w:style>
  <w:style w:type="character" w:customStyle="1" w:styleId="SubtitleChar">
    <w:name w:val="Subtitle Char"/>
    <w:basedOn w:val="DefaultParagraphFont"/>
    <w:link w:val="Subtitle"/>
    <w:uiPriority w:val="11"/>
    <w:rsid w:val="0052175B"/>
    <w:rPr>
      <w:rFonts w:asciiTheme="majorBidi" w:eastAsiaTheme="majorEastAsia" w:hAnsiTheme="majorBidi" w:cstheme="majorBidi"/>
      <w:spacing w:val="15"/>
      <w:sz w:val="40"/>
      <w:szCs w:val="28"/>
    </w:rPr>
  </w:style>
  <w:style w:type="paragraph" w:styleId="Quote">
    <w:name w:val="Quote"/>
    <w:basedOn w:val="Normal"/>
    <w:next w:val="Normal"/>
    <w:link w:val="QuoteChar"/>
    <w:uiPriority w:val="29"/>
    <w:qFormat/>
    <w:rsid w:val="005470D8"/>
    <w:pPr>
      <w:spacing w:before="160"/>
      <w:jc w:val="center"/>
    </w:pPr>
    <w:rPr>
      <w:i/>
      <w:iCs/>
      <w:color w:val="404040" w:themeColor="text1" w:themeTint="BF"/>
    </w:rPr>
  </w:style>
  <w:style w:type="character" w:customStyle="1" w:styleId="QuoteChar">
    <w:name w:val="Quote Char"/>
    <w:basedOn w:val="DefaultParagraphFont"/>
    <w:link w:val="Quote"/>
    <w:uiPriority w:val="29"/>
    <w:rsid w:val="005470D8"/>
    <w:rPr>
      <w:i/>
      <w:iCs/>
      <w:color w:val="404040" w:themeColor="text1" w:themeTint="BF"/>
    </w:rPr>
  </w:style>
  <w:style w:type="paragraph" w:styleId="ListParagraph">
    <w:name w:val="List Paragraph"/>
    <w:basedOn w:val="Normal"/>
    <w:qFormat/>
    <w:rsid w:val="005470D8"/>
    <w:pPr>
      <w:ind w:left="720"/>
      <w:contextualSpacing/>
    </w:pPr>
  </w:style>
  <w:style w:type="character" w:styleId="IntenseEmphasis">
    <w:name w:val="Intense Emphasis"/>
    <w:basedOn w:val="DefaultParagraphFont"/>
    <w:uiPriority w:val="21"/>
    <w:qFormat/>
    <w:rsid w:val="005470D8"/>
    <w:rPr>
      <w:i/>
      <w:iCs/>
      <w:color w:val="2F5496" w:themeColor="accent1" w:themeShade="BF"/>
    </w:rPr>
  </w:style>
  <w:style w:type="paragraph" w:styleId="IntenseQuote">
    <w:name w:val="Intense Quote"/>
    <w:basedOn w:val="Normal"/>
    <w:next w:val="Normal"/>
    <w:link w:val="IntenseQuoteChar"/>
    <w:uiPriority w:val="30"/>
    <w:qFormat/>
    <w:rsid w:val="005470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70D8"/>
    <w:rPr>
      <w:i/>
      <w:iCs/>
      <w:color w:val="2F5496" w:themeColor="accent1" w:themeShade="BF"/>
    </w:rPr>
  </w:style>
  <w:style w:type="character" w:styleId="IntenseReference">
    <w:name w:val="Intense Reference"/>
    <w:basedOn w:val="DefaultParagraphFont"/>
    <w:uiPriority w:val="32"/>
    <w:qFormat/>
    <w:rsid w:val="005470D8"/>
    <w:rPr>
      <w:b/>
      <w:bCs/>
      <w:smallCaps/>
      <w:color w:val="2F5496" w:themeColor="accent1" w:themeShade="BF"/>
      <w:spacing w:val="5"/>
    </w:rPr>
  </w:style>
  <w:style w:type="paragraph" w:styleId="Header">
    <w:name w:val="header"/>
    <w:basedOn w:val="Normal"/>
    <w:link w:val="HeaderChar"/>
    <w:uiPriority w:val="99"/>
    <w:unhideWhenUsed/>
    <w:rsid w:val="005470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70D8"/>
  </w:style>
  <w:style w:type="paragraph" w:styleId="Footer">
    <w:name w:val="footer"/>
    <w:basedOn w:val="Normal"/>
    <w:link w:val="FooterChar"/>
    <w:uiPriority w:val="99"/>
    <w:unhideWhenUsed/>
    <w:rsid w:val="005470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70D8"/>
  </w:style>
  <w:style w:type="table" w:styleId="TableGrid">
    <w:name w:val="Table Grid"/>
    <w:basedOn w:val="TableNormal"/>
    <w:uiPriority w:val="39"/>
    <w:rsid w:val="008E47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B1FF2"/>
    <w:pPr>
      <w:spacing w:before="240" w:after="0" w:line="259" w:lineRule="auto"/>
      <w:outlineLvl w:val="9"/>
    </w:pPr>
    <w:rPr>
      <w:b w:val="0"/>
      <w:color w:val="2F5496" w:themeColor="accent1" w:themeShade="BF"/>
      <w:kern w:val="0"/>
      <w:szCs w:val="32"/>
      <w14:ligatures w14:val="none"/>
    </w:rPr>
  </w:style>
  <w:style w:type="paragraph" w:styleId="TOC2">
    <w:name w:val="toc 2"/>
    <w:basedOn w:val="Normal"/>
    <w:next w:val="Normal"/>
    <w:autoRedefine/>
    <w:uiPriority w:val="39"/>
    <w:unhideWhenUsed/>
    <w:rsid w:val="000B1FF2"/>
    <w:pPr>
      <w:spacing w:after="100"/>
      <w:ind w:left="240"/>
    </w:pPr>
  </w:style>
  <w:style w:type="character" w:styleId="Hyperlink">
    <w:name w:val="Hyperlink"/>
    <w:basedOn w:val="DefaultParagraphFont"/>
    <w:uiPriority w:val="99"/>
    <w:unhideWhenUsed/>
    <w:rsid w:val="000B1FF2"/>
    <w:rPr>
      <w:color w:val="0563C1" w:themeColor="hyperlink"/>
      <w:u w:val="single"/>
    </w:rPr>
  </w:style>
  <w:style w:type="paragraph" w:customStyle="1" w:styleId="Chaptertitle">
    <w:name w:val="Chapter title"/>
    <w:basedOn w:val="Heading1"/>
    <w:link w:val="ChaptertitleChar"/>
    <w:autoRedefine/>
    <w:qFormat/>
    <w:rsid w:val="00FE7004"/>
    <w:pPr>
      <w:jc w:val="center"/>
    </w:pPr>
    <w:rPr>
      <w:sz w:val="44"/>
      <w:szCs w:val="44"/>
    </w:rPr>
  </w:style>
  <w:style w:type="character" w:customStyle="1" w:styleId="ChaptertitleChar">
    <w:name w:val="Chapter title Char"/>
    <w:basedOn w:val="Heading1Char"/>
    <w:link w:val="Chaptertitle"/>
    <w:rsid w:val="00FE7004"/>
    <w:rPr>
      <w:rFonts w:asciiTheme="majorBidi" w:eastAsiaTheme="majorEastAsia" w:hAnsiTheme="majorBidi" w:cstheme="majorBidi"/>
      <w:b/>
      <w:sz w:val="44"/>
      <w:szCs w:val="44"/>
    </w:rPr>
  </w:style>
  <w:style w:type="paragraph" w:styleId="TOC1">
    <w:name w:val="toc 1"/>
    <w:basedOn w:val="Normal"/>
    <w:next w:val="Normal"/>
    <w:autoRedefine/>
    <w:uiPriority w:val="39"/>
    <w:unhideWhenUsed/>
    <w:rsid w:val="00267B22"/>
    <w:pPr>
      <w:spacing w:after="100"/>
    </w:pPr>
  </w:style>
  <w:style w:type="paragraph" w:customStyle="1" w:styleId="Chaptertitle1">
    <w:name w:val="Chapter title 1"/>
    <w:basedOn w:val="Title"/>
    <w:link w:val="Chaptertitle1Char"/>
    <w:autoRedefine/>
    <w:qFormat/>
    <w:rsid w:val="00FE7004"/>
    <w:pPr>
      <w:jc w:val="center"/>
    </w:pPr>
    <w:rPr>
      <w:sz w:val="36"/>
      <w:szCs w:val="36"/>
    </w:rPr>
  </w:style>
  <w:style w:type="character" w:customStyle="1" w:styleId="Chaptertitle1Char">
    <w:name w:val="Chapter title 1 Char"/>
    <w:basedOn w:val="TitleChar"/>
    <w:link w:val="Chaptertitle1"/>
    <w:rsid w:val="00FE7004"/>
    <w:rPr>
      <w:rFonts w:asciiTheme="majorBidi" w:eastAsiaTheme="majorEastAsia" w:hAnsiTheme="majorBidi" w:cstheme="majorBidi"/>
      <w:spacing w:val="-10"/>
      <w:kern w:val="28"/>
      <w:sz w:val="36"/>
      <w:szCs w:val="36"/>
    </w:rPr>
  </w:style>
  <w:style w:type="paragraph" w:styleId="HTMLPreformatted">
    <w:name w:val="HTML Preformatted"/>
    <w:basedOn w:val="Normal"/>
    <w:link w:val="HTMLPreformattedChar"/>
    <w:uiPriority w:val="99"/>
    <w:semiHidden/>
    <w:unhideWhenUsed/>
    <w:rsid w:val="00CB719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B7192"/>
    <w:rPr>
      <w:rFonts w:ascii="Consolas" w:hAnsi="Consolas"/>
      <w:sz w:val="20"/>
      <w:szCs w:val="20"/>
    </w:rPr>
  </w:style>
  <w:style w:type="paragraph" w:styleId="NormalWeb">
    <w:name w:val="Normal (Web)"/>
    <w:basedOn w:val="Normal"/>
    <w:uiPriority w:val="99"/>
    <w:unhideWhenUsed/>
    <w:rsid w:val="002E2F3C"/>
    <w:pPr>
      <w:spacing w:before="100" w:beforeAutospacing="1" w:after="100" w:afterAutospacing="1" w:line="240" w:lineRule="auto"/>
      <w:jc w:val="left"/>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2F3C"/>
    <w:rPr>
      <w:b/>
      <w:bCs/>
    </w:rPr>
  </w:style>
  <w:style w:type="paragraph" w:styleId="NoSpacing">
    <w:name w:val="No Spacing"/>
    <w:uiPriority w:val="1"/>
    <w:qFormat/>
    <w:rsid w:val="003F3910"/>
    <w:pPr>
      <w:spacing w:after="0" w:line="240" w:lineRule="auto"/>
      <w:jc w:val="both"/>
    </w:pPr>
    <w:rPr>
      <w:rFonts w:asciiTheme="majorBidi" w:hAnsiTheme="majorBidi"/>
    </w:rPr>
  </w:style>
  <w:style w:type="numbering" w:customStyle="1" w:styleId="CurrentList1">
    <w:name w:val="Current List1"/>
    <w:uiPriority w:val="99"/>
    <w:rsid w:val="00126C32"/>
    <w:pPr>
      <w:numPr>
        <w:numId w:val="28"/>
      </w:numPr>
    </w:pPr>
  </w:style>
  <w:style w:type="character" w:styleId="UnresolvedMention">
    <w:name w:val="Unresolved Mention"/>
    <w:basedOn w:val="DefaultParagraphFont"/>
    <w:uiPriority w:val="99"/>
    <w:semiHidden/>
    <w:unhideWhenUsed/>
    <w:rsid w:val="001927AC"/>
    <w:rPr>
      <w:color w:val="605E5C"/>
      <w:shd w:val="clear" w:color="auto" w:fill="E1DFDD"/>
    </w:rPr>
  </w:style>
  <w:style w:type="paragraph" w:customStyle="1" w:styleId="font-claude-response-body">
    <w:name w:val="font-claude-response-body"/>
    <w:basedOn w:val="Normal"/>
    <w:rsid w:val="00E015D8"/>
    <w:pPr>
      <w:spacing w:before="100" w:beforeAutospacing="1" w:after="100" w:afterAutospacing="1" w:line="240" w:lineRule="auto"/>
      <w:jc w:val="left"/>
    </w:pPr>
    <w:rPr>
      <w:rFonts w:ascii="Times New Roman" w:eastAsia="Times New Roman" w:hAnsi="Times New Roman" w:cs="Times New Roman"/>
      <w:kern w:val="0"/>
      <w14:ligatures w14:val="none"/>
    </w:rPr>
  </w:style>
  <w:style w:type="paragraph" w:styleId="TOC3">
    <w:name w:val="toc 3"/>
    <w:basedOn w:val="Normal"/>
    <w:next w:val="Normal"/>
    <w:autoRedefine/>
    <w:uiPriority w:val="39"/>
    <w:unhideWhenUsed/>
    <w:rsid w:val="00780451"/>
    <w:pPr>
      <w:bidi/>
      <w:spacing w:after="100" w:line="278" w:lineRule="auto"/>
      <w:ind w:left="480"/>
      <w:jc w:val="left"/>
    </w:pPr>
    <w:rPr>
      <w:rFonts w:asciiTheme="minorHAnsi" w:eastAsiaTheme="minorEastAsia" w:hAnsiTheme="minorHAnsi"/>
    </w:rPr>
  </w:style>
  <w:style w:type="paragraph" w:styleId="TOC4">
    <w:name w:val="toc 4"/>
    <w:basedOn w:val="Normal"/>
    <w:next w:val="Normal"/>
    <w:autoRedefine/>
    <w:uiPriority w:val="39"/>
    <w:unhideWhenUsed/>
    <w:rsid w:val="00780451"/>
    <w:pPr>
      <w:bidi/>
      <w:spacing w:after="100" w:line="278" w:lineRule="auto"/>
      <w:ind w:left="720"/>
      <w:jc w:val="left"/>
    </w:pPr>
    <w:rPr>
      <w:rFonts w:asciiTheme="minorHAnsi" w:eastAsiaTheme="minorEastAsia" w:hAnsiTheme="minorHAnsi"/>
    </w:rPr>
  </w:style>
  <w:style w:type="paragraph" w:styleId="TOC5">
    <w:name w:val="toc 5"/>
    <w:basedOn w:val="Normal"/>
    <w:next w:val="Normal"/>
    <w:autoRedefine/>
    <w:uiPriority w:val="39"/>
    <w:unhideWhenUsed/>
    <w:rsid w:val="00780451"/>
    <w:pPr>
      <w:bidi/>
      <w:spacing w:after="100" w:line="278" w:lineRule="auto"/>
      <w:ind w:left="960"/>
      <w:jc w:val="left"/>
    </w:pPr>
    <w:rPr>
      <w:rFonts w:asciiTheme="minorHAnsi" w:eastAsiaTheme="minorEastAsia" w:hAnsiTheme="minorHAnsi"/>
    </w:rPr>
  </w:style>
  <w:style w:type="paragraph" w:styleId="TOC6">
    <w:name w:val="toc 6"/>
    <w:basedOn w:val="Normal"/>
    <w:next w:val="Normal"/>
    <w:autoRedefine/>
    <w:uiPriority w:val="39"/>
    <w:unhideWhenUsed/>
    <w:rsid w:val="00780451"/>
    <w:pPr>
      <w:bidi/>
      <w:spacing w:after="100" w:line="278" w:lineRule="auto"/>
      <w:ind w:left="1200"/>
      <w:jc w:val="left"/>
    </w:pPr>
    <w:rPr>
      <w:rFonts w:asciiTheme="minorHAnsi" w:eastAsiaTheme="minorEastAsia" w:hAnsiTheme="minorHAnsi"/>
    </w:rPr>
  </w:style>
  <w:style w:type="paragraph" w:styleId="TOC7">
    <w:name w:val="toc 7"/>
    <w:basedOn w:val="Normal"/>
    <w:next w:val="Normal"/>
    <w:autoRedefine/>
    <w:uiPriority w:val="39"/>
    <w:unhideWhenUsed/>
    <w:rsid w:val="00780451"/>
    <w:pPr>
      <w:bidi/>
      <w:spacing w:after="100" w:line="278" w:lineRule="auto"/>
      <w:ind w:left="1440"/>
      <w:jc w:val="left"/>
    </w:pPr>
    <w:rPr>
      <w:rFonts w:asciiTheme="minorHAnsi" w:eastAsiaTheme="minorEastAsia" w:hAnsiTheme="minorHAnsi"/>
    </w:rPr>
  </w:style>
  <w:style w:type="paragraph" w:styleId="TOC8">
    <w:name w:val="toc 8"/>
    <w:basedOn w:val="Normal"/>
    <w:next w:val="Normal"/>
    <w:autoRedefine/>
    <w:uiPriority w:val="39"/>
    <w:unhideWhenUsed/>
    <w:rsid w:val="00780451"/>
    <w:pPr>
      <w:bidi/>
      <w:spacing w:after="100" w:line="278" w:lineRule="auto"/>
      <w:ind w:left="1680"/>
      <w:jc w:val="left"/>
    </w:pPr>
    <w:rPr>
      <w:rFonts w:asciiTheme="minorHAnsi" w:eastAsiaTheme="minorEastAsia" w:hAnsiTheme="minorHAnsi"/>
    </w:rPr>
  </w:style>
  <w:style w:type="paragraph" w:styleId="TOC9">
    <w:name w:val="toc 9"/>
    <w:basedOn w:val="Normal"/>
    <w:next w:val="Normal"/>
    <w:autoRedefine/>
    <w:uiPriority w:val="39"/>
    <w:unhideWhenUsed/>
    <w:rsid w:val="00780451"/>
    <w:pPr>
      <w:bidi/>
      <w:spacing w:after="100" w:line="278" w:lineRule="auto"/>
      <w:ind w:left="1920"/>
      <w:jc w:val="left"/>
    </w:pPr>
    <w:rPr>
      <w:rFonts w:asciiTheme="minorHAnsi" w:eastAsiaTheme="minorEastAsia"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45.png"/><Relationship Id="rId68" Type="http://schemas.openxmlformats.org/officeDocument/2006/relationships/image" Target="media/image50.png"/><Relationship Id="rId16" Type="http://schemas.openxmlformats.org/officeDocument/2006/relationships/image" Target="media/image8.jpeg"/><Relationship Id="rId11" Type="http://schemas.openxmlformats.org/officeDocument/2006/relationships/image" Target="media/image3.png"/><Relationship Id="rId32" Type="http://schemas.openxmlformats.org/officeDocument/2006/relationships/image" Target="media/image24.jpeg"/><Relationship Id="rId37" Type="http://schemas.openxmlformats.org/officeDocument/2006/relationships/image" Target="media/image29.png"/><Relationship Id="rId53" Type="http://schemas.openxmlformats.org/officeDocument/2006/relationships/hyperlink" Target="https://www.talkspace.com?utm_source=chatgpt.com" TargetMode="External"/><Relationship Id="rId58" Type="http://schemas.openxmlformats.org/officeDocument/2006/relationships/hyperlink" Target="https://learn.microsoft.com/en-us/aspnet/core" TargetMode="External"/><Relationship Id="rId74" Type="http://schemas.openxmlformats.org/officeDocument/2006/relationships/image" Target="media/image56.png"/><Relationship Id="rId79"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hyperlink" Target="https://openai.com" TargetMode="External"/><Relationship Id="rId19" Type="http://schemas.openxmlformats.org/officeDocument/2006/relationships/image" Target="media/image11.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www.youper.ai" TargetMode="External"/><Relationship Id="rId64" Type="http://schemas.openxmlformats.org/officeDocument/2006/relationships/image" Target="media/image46.png"/><Relationship Id="rId69" Type="http://schemas.openxmlformats.org/officeDocument/2006/relationships/image" Target="media/image51.png"/><Relationship Id="rId77" Type="http://schemas.openxmlformats.org/officeDocument/2006/relationships/image" Target="media/image59.png"/><Relationship Id="rId8" Type="http://schemas.openxmlformats.org/officeDocument/2006/relationships/header" Target="header1.xml"/><Relationship Id="rId51" Type="http://schemas.openxmlformats.org/officeDocument/2006/relationships/image" Target="media/image43.png"/><Relationship Id="rId72" Type="http://schemas.openxmlformats.org/officeDocument/2006/relationships/image" Target="media/image54.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react.dev" TargetMode="External"/><Relationship Id="rId67" Type="http://schemas.openxmlformats.org/officeDocument/2006/relationships/image" Target="media/image49.png"/><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hyperlink" Target="https://www.wysa.com?utm_source=chatgpt.com" TargetMode="External"/><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minddoc.com" TargetMode="External"/><Relationship Id="rId10" Type="http://schemas.openxmlformats.org/officeDocument/2006/relationships/image" Target="media/image2.png"/><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hyperlink" Target="https://www.betterhelp.com?utm_source=chatgpt.com" TargetMode="External"/><Relationship Id="rId60" Type="http://schemas.openxmlformats.org/officeDocument/2006/relationships/hyperlink" Target="https://dcapswoz.ict.usc.edu/" TargetMode="External"/><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hyperlink" Target="https://woebothealth.com?utm_source=chatgpt.com" TargetMode="External"/><Relationship Id="rId76"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image" Target="media/image53.png"/><Relationship Id="rId2" Type="http://schemas.openxmlformats.org/officeDocument/2006/relationships/numbering" Target="numbering.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4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A4E2D-BD56-4ACB-ACCE-EDB0AFA34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1931</TotalTime>
  <Pages>112</Pages>
  <Words>12294</Words>
  <Characters>70077</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Makka Stores 2</dc:creator>
  <cp:keywords/>
  <dc:description/>
  <cp:lastModifiedBy>fatma momen</cp:lastModifiedBy>
  <cp:revision>41</cp:revision>
  <cp:lastPrinted>2026-05-09T18:18:00Z</cp:lastPrinted>
  <dcterms:created xsi:type="dcterms:W3CDTF">2025-11-30T16:05:00Z</dcterms:created>
  <dcterms:modified xsi:type="dcterms:W3CDTF">2026-06-18T19:49:00Z</dcterms:modified>
</cp:coreProperties>
</file>